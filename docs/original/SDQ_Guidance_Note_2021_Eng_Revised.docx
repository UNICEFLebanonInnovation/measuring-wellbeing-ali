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comments.xml" ContentType="application/vnd.openxmlformats-officedocument.wordprocessingml.comments+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commentsExtensible.xml" ContentType="application/vnd.openxmlformats-officedocument.wordprocessingml.commentsExtensible+xml"/>
  <Override PartName="/word/numbering.xml" ContentType="application/vnd.openxmlformats-officedocument.wordprocessingml.numbering+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webSettings.xml" ContentType="application/vnd.openxmlformats-officedocument.wordprocessingml.webSettings+xml"/>
  <Override PartName="/docProps/core.xml" ContentType="application/vnd.openxmlformats-package.core-properties+xml"/>
  <Override PartName="/word/tasks.xml" ContentType="application/vnd.ms-office.documenttasks+xml"/>
  <Override PartName="/word/glossary/document.xml" ContentType="application/vnd.openxmlformats-officedocument.wordprocessingml.document.glossary+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body>
    <w:sdt>
      <w:sdtPr>
        <w:id w:val="-1906286093"/>
        <w:docPartObj>
          <w:docPartGallery w:val="Cover Pages"/>
          <w:docPartUnique/>
        </w:docPartObj>
      </w:sdtPr>
      <w:sdtEndPr/>
      <w:sdtContent>
        <w:p w:rsidR="000A2BD6" w:rsidRDefault="000A2BD6" w14:paraId="3434609F" w14:textId="5E6AEDC6"/>
        <w:p w:rsidR="000A2BD6" w:rsidRDefault="000A2BD6" w14:paraId="5E26CFCB" w14:textId="7AA9241B">
          <w:pPr>
            <w:rPr>
              <w:rFonts w:asciiTheme="majorHAnsi" w:hAnsiTheme="majorHAnsi" w:eastAsiaTheme="majorEastAsia" w:cstheme="majorBidi"/>
              <w:color w:val="365F91" w:themeColor="accent1" w:themeShade="BF"/>
              <w:sz w:val="32"/>
              <w:szCs w:val="32"/>
              <w:lang w:val="en-US"/>
            </w:rPr>
          </w:pPr>
          <w:r>
            <w:rPr>
              <w:noProof/>
              <w:color w:val="2B579A"/>
              <w:shd w:val="clear" w:color="auto" w:fill="E6E6E6"/>
            </w:rPr>
            <mc:AlternateContent>
              <mc:Choice Requires="wps">
                <w:drawing>
                  <wp:anchor distT="0" distB="0" distL="182880" distR="182880" simplePos="0" relativeHeight="251660288" behindDoc="0" locked="0" layoutInCell="1" allowOverlap="1" wp14:anchorId="2ECB59A6" wp14:editId="0C86E0B9">
                    <wp:simplePos x="0" y="0"/>
                    <wp:positionH relativeFrom="margin">
                      <wp:posOffset>607060</wp:posOffset>
                    </wp:positionH>
                    <wp:positionV relativeFrom="page">
                      <wp:posOffset>3847465</wp:posOffset>
                    </wp:positionV>
                    <wp:extent cx="5307965" cy="5031740"/>
                    <wp:effectExtent l="0" t="0" r="6985" b="0"/>
                    <wp:wrapSquare wrapText="bothSides"/>
                    <wp:docPr id="131" name="Text Box 131"/>
                    <wp:cNvGraphicFramePr/>
                    <a:graphic xmlns:a="http://schemas.openxmlformats.org/drawingml/2006/main">
                      <a:graphicData uri="http://schemas.microsoft.com/office/word/2010/wordprocessingShape">
                        <wps:wsp>
                          <wps:cNvSpPr txBox="1"/>
                          <wps:spPr>
                            <a:xfrm>
                              <a:off x="0" y="0"/>
                              <a:ext cx="5307965" cy="50317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34420A" w:rsidR="00625D18" w:rsidP="0034420A" w:rsidRDefault="00227F94" w14:paraId="6B0B9CA9" w14:textId="1EBCFFB6">
                                <w:pPr>
                                  <w:pStyle w:val="Title"/>
                                  <w:rPr>
                                    <w:color w:val="4F81BD" w:themeColor="accent1"/>
                                    <w:sz w:val="160"/>
                                    <w:szCs w:val="160"/>
                                  </w:rPr>
                                </w:pPr>
                                <w:sdt>
                                  <w:sdt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Pr="00E2610E">
                                      <w:t>Guidance Note for use of Strengths and Difficulties Questionnaire (SDQ) in pre-and post-assessment of focus PSS support programmes for children 2020</w:t>
                                    </w:r>
                                    <w:r>
                                      <w:t xml:space="preserve"> -2021</w:t>
                                    </w:r>
                                  </w:sdtContent>
                                </w:sdt>
                              </w:p>
                              <w:sdt>
                                <w:sdtPr>
                                  <w:rPr>
                                    <w:caps/>
                                    <w:color w:val="215868" w:themeColor="accent5" w:themeShade="80"/>
                                    <w:sz w:val="28"/>
                                    <w:szCs w:val="28"/>
                                    <w:shd w:val="clear" w:color="auto" w:fill="E6E6E6"/>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rsidR="00625D18" w:rsidRDefault="00625D18" w14:paraId="3785F64E" w14:textId="7382DCAA">
                                    <w:pPr>
                                      <w:pStyle w:val="NoSpacing"/>
                                      <w:spacing w:before="40" w:after="40"/>
                                      <w:rPr>
                                        <w:caps/>
                                        <w:color w:val="215868" w:themeColor="accent5" w:themeShade="80"/>
                                        <w:sz w:val="28"/>
                                        <w:szCs w:val="28"/>
                                      </w:rPr>
                                    </w:pPr>
                                    <w:r>
                                      <w:rPr>
                                        <w:caps/>
                                        <w:color w:val="215868" w:themeColor="accent5" w:themeShade="80"/>
                                        <w:sz w:val="28"/>
                                        <w:szCs w:val="28"/>
                                      </w:rPr>
                                      <w:t>Prepared by</w:t>
                                    </w:r>
                                  </w:p>
                                </w:sdtContent>
                              </w:sdt>
                              <w:sdt>
                                <w:sdtPr>
                                  <w:rPr>
                                    <w:caps/>
                                    <w:color w:val="4BACC6" w:themeColor="accent5"/>
                                    <w:sz w:val="24"/>
                                    <w:szCs w:val="24"/>
                                    <w:shd w:val="clear" w:color="auto" w:fill="E6E6E6"/>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rsidR="00625D18" w:rsidRDefault="00625D18" w14:paraId="2946F25E" w14:textId="418F32EE">
                                    <w:pPr>
                                      <w:pStyle w:val="NoSpacing"/>
                                      <w:spacing w:before="80" w:after="40"/>
                                      <w:rPr>
                                        <w:caps/>
                                        <w:color w:val="4BACC6" w:themeColor="accent5"/>
                                        <w:sz w:val="24"/>
                                        <w:szCs w:val="24"/>
                                      </w:rPr>
                                    </w:pPr>
                                    <w:r>
                                      <w:rPr>
                                        <w:caps/>
                                        <w:color w:val="4BACC6" w:themeColor="accent5"/>
                                        <w:sz w:val="24"/>
                                        <w:szCs w:val="24"/>
                                      </w:rPr>
                                      <w:t>Roula Abi saad – Sahar al amine – Ali chamseddine</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w14:anchorId="006ABF24">
                  <v:shapetype id="_x0000_t202" coordsize="21600,21600" o:spt="202" path="m,l,21600r21600,l21600,xe" w14:anchorId="2ECB59A6">
                    <v:stroke joinstyle="miter"/>
                    <v:path gradientshapeok="t" o:connecttype="rect"/>
                  </v:shapetype>
                  <v:shape id="Text Box 131" style="position:absolute;margin-left:47.8pt;margin-top:302.95pt;width:417.95pt;height:396.2pt;z-index:251660288;visibility:visible;mso-wrap-style:square;mso-width-percent:0;mso-height-percent:0;mso-wrap-distance-left:14.4pt;mso-wrap-distance-top:0;mso-wrap-distance-right:14.4pt;mso-wrap-distance-bottom:0;mso-position-horizontal:absolute;mso-position-horizontal-relative:margin;mso-position-vertical:absolute;mso-position-vertical-relative:page;mso-width-percent:0;mso-height-percent:0;mso-width-relative:margin;mso-height-relative:page;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">
                    <v:textbox inset="0,0,0,0">
                      <w:txbxContent>
                        <w:p w:rsidRPr="0034420A" w:rsidR="00625D18" w:rsidP="0034420A" w:rsidRDefault="00227F94" w14:paraId="1C908EF4" w14:textId="1EBCFFB6">
                          <w:pPr>
                            <w:pStyle w:val="Title"/>
                            <w:rPr>
                              <w:color w:val="4F81BD" w:themeColor="accent1"/>
                              <w:sz w:val="160"/>
                              <w:szCs w:val="160"/>
                            </w:rPr>
                          </w:pPr>
                          <w:sdt>
                            <w:sdt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Pr="00E2610E">
                                <w:t>Guidance Note for use of Strengths and Difficulties Questionnaire (SDQ) in pre-and post-assessment of focus PSS support programmes for children 2020</w:t>
                              </w:r>
                              <w:r>
                                <w:t xml:space="preserve"> -2021</w:t>
                              </w:r>
                            </w:sdtContent>
                          </w:sdt>
                        </w:p>
                        <w:sdt>
                          <w:sdtPr>
                            <w:rPr>
                              <w:caps/>
                              <w:color w:val="215868" w:themeColor="accent5" w:themeShade="80"/>
                              <w:sz w:val="28"/>
                              <w:szCs w:val="28"/>
                              <w:shd w:val="clear" w:color="auto" w:fill="E6E6E6"/>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rsidR="00625D18" w:rsidRDefault="00625D18" w14:paraId="7ADDA7A6" w14:textId="7382DCAA">
                              <w:pPr>
                                <w:pStyle w:val="NoSpacing"/>
                                <w:spacing w:before="40" w:after="40"/>
                                <w:rPr>
                                  <w:caps/>
                                  <w:color w:val="215868" w:themeColor="accent5" w:themeShade="80"/>
                                  <w:sz w:val="28"/>
                                  <w:szCs w:val="28"/>
                                </w:rPr>
                              </w:pPr>
                              <w:r>
                                <w:rPr>
                                  <w:caps/>
                                  <w:color w:val="215868" w:themeColor="accent5" w:themeShade="80"/>
                                  <w:sz w:val="28"/>
                                  <w:szCs w:val="28"/>
                                </w:rPr>
                                <w:t>Prepared by</w:t>
                              </w:r>
                            </w:p>
                          </w:sdtContent>
                        </w:sdt>
                        <w:sdt>
                          <w:sdtPr>
                            <w:rPr>
                              <w:caps/>
                              <w:color w:val="4BACC6" w:themeColor="accent5"/>
                              <w:sz w:val="24"/>
                              <w:szCs w:val="24"/>
                              <w:shd w:val="clear" w:color="auto" w:fill="E6E6E6"/>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rsidR="00625D18" w:rsidRDefault="00625D18" w14:paraId="4AEAACC5" w14:textId="418F32EE">
                              <w:pPr>
                                <w:pStyle w:val="NoSpacing"/>
                                <w:spacing w:before="80" w:after="40"/>
                                <w:rPr>
                                  <w:caps/>
                                  <w:color w:val="4BACC6" w:themeColor="accent5"/>
                                  <w:sz w:val="24"/>
                                  <w:szCs w:val="24"/>
                                </w:rPr>
                              </w:pPr>
                              <w:r>
                                <w:rPr>
                                  <w:caps/>
                                  <w:color w:val="4BACC6" w:themeColor="accent5"/>
                                  <w:sz w:val="24"/>
                                  <w:szCs w:val="24"/>
                                </w:rPr>
                                <w:t>Roula Abi saad – Sahar al amine – Ali chamseddine</w:t>
                              </w:r>
                            </w:p>
                          </w:sdtContent>
                        </w:sdt>
                      </w:txbxContent>
                    </v:textbox>
                    <w10:wrap type="square" anchorx="margin" anchory="page"/>
                  </v:shape>
                </w:pict>
              </mc:Fallback>
            </mc:AlternateContent>
          </w:r>
          <w:r>
            <w:rPr>
              <w:noProof/>
              <w:color w:val="2B579A"/>
              <w:shd w:val="clear" w:color="auto" w:fill="E6E6E6"/>
            </w:rPr>
            <mc:AlternateContent>
              <mc:Choice Requires="wps">
                <w:drawing>
                  <wp:anchor distT="0" distB="0" distL="114300" distR="114300" simplePos="0" relativeHeight="251659264" behindDoc="0" locked="0" layoutInCell="1" allowOverlap="1" wp14:anchorId="5387D53B" wp14:editId="1D0C0B4F">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1-01-01T00:00:00Z">
                                    <w:dateFormat w:val="yyyy"/>
                                    <w:lid w:val="en-US"/>
                                    <w:storeMappedDataAs w:val="dateTime"/>
                                    <w:calendar w:val="gregorian"/>
                                  </w:date>
                                </w:sdtPr>
                                <w:sdtContent>
                                  <w:p w:rsidR="00625D18" w:rsidRDefault="00227F94" w14:paraId="47E55256" w14:textId="167EEFAA">
                                    <w:pPr>
                                      <w:pStyle w:val="NoSpacing"/>
                                      <w:jc w:val="right"/>
                                      <w:rPr>
                                        <w:color w:val="FFFFFF" w:themeColor="background1"/>
                                        <w:sz w:val="24"/>
                                        <w:szCs w:val="24"/>
                                      </w:rPr>
                                    </w:pPr>
                                    <w:r>
                                      <w:rPr>
                                        <w:color w:val="FFFFFF" w:themeColor="background1"/>
                                        <w:sz w:val="24"/>
                                        <w:szCs w:val="24"/>
                                      </w:rPr>
                                      <w:t>2021</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w14:anchorId="5AA01314">
                  <v:rect id="Rectangle 132"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spid="_x0000_s1027" fillcolor="#4f81bd [3204]" stroked="f" strokeweight="2pt" w14:anchorId="5387D53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">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1-01-01T00:00:00Z">
                              <w:dateFormat w:val="yyyy"/>
                              <w:lid w:val="en-US"/>
                              <w:storeMappedDataAs w:val="dateTime"/>
                              <w:calendar w:val="gregorian"/>
                            </w:date>
                          </w:sdtPr>
                          <w:sdtContent>
                            <w:p w:rsidR="00625D18" w:rsidRDefault="00227F94" w14:paraId="65B281B9" w14:textId="167EEFAA">
                              <w:pPr>
                                <w:pStyle w:val="NoSpacing"/>
                                <w:jc w:val="right"/>
                                <w:rPr>
                                  <w:color w:val="FFFFFF" w:themeColor="background1"/>
                                  <w:sz w:val="24"/>
                                  <w:szCs w:val="24"/>
                                </w:rPr>
                              </w:pPr>
                              <w:r>
                                <w:rPr>
                                  <w:color w:val="FFFFFF" w:themeColor="background1"/>
                                  <w:sz w:val="24"/>
                                  <w:szCs w:val="24"/>
                                </w:rPr>
                                <w:t>2021</w:t>
                              </w:r>
                            </w:p>
                          </w:sdtContent>
                        </w:sdt>
                      </w:txbxContent>
                    </v:textbox>
                    <w10:wrap anchorx="margin" anchory="page"/>
                  </v:rect>
                </w:pict>
              </mc:Fallback>
            </mc:AlternateContent>
          </w:r>
          <w:r>
            <w:br w:type="page"/>
          </w:r>
        </w:p>
      </w:sdtContent>
    </w:sdt>
    <w:sdt>
      <w:sdtPr>
        <w:rPr>
          <w:rFonts w:asciiTheme="minorHAnsi" w:hAnsiTheme="minorHAnsi" w:eastAsiaTheme="minorHAnsi" w:cstheme="minorBidi"/>
          <w:color w:val="auto"/>
          <w:sz w:val="22"/>
          <w:szCs w:val="22"/>
          <w:shd w:val="clear" w:color="auto" w:fill="E6E6E6"/>
          <w:lang w:val="en-GB"/>
        </w:rPr>
        <w:id w:val="-1557625234"/>
        <w:docPartObj>
          <w:docPartGallery w:val="Table of Contents"/>
          <w:docPartUnique/>
        </w:docPartObj>
      </w:sdtPr>
      <w:sdtEndPr>
        <w:rPr>
          <w:b/>
          <w:bCs/>
          <w:noProof/>
        </w:rPr>
      </w:sdtEndPr>
      <w:sdtContent>
        <w:p w:rsidR="000A2BD6" w:rsidRDefault="000A2BD6" w14:paraId="015D4DCE" w14:textId="58FC3269">
          <w:pPr>
            <w:pStyle w:val="TOCHeading"/>
          </w:pPr>
          <w:r>
            <w:t>Table of Contents</w:t>
          </w:r>
        </w:p>
        <w:p w:rsidR="00467FF9" w:rsidRDefault="000A2BD6" w14:paraId="28E815ED" w14:textId="172EC8B6">
          <w:pPr>
            <w:pStyle w:val="TOC1"/>
            <w:tabs>
              <w:tab w:val="right" w:leader="dot" w:pos="9016"/>
            </w:tabs>
            <w:rPr>
              <w:rFonts w:cstheme="minorBidi"/>
              <w:noProof/>
            </w:rPr>
          </w:pPr>
          <w:r>
            <w:rPr>
              <w:color w:val="2B579A"/>
              <w:shd w:val="clear" w:color="auto" w:fill="E6E6E6"/>
            </w:rPr>
            <w:fldChar w:fldCharType="begin"/>
          </w:r>
          <w:r>
            <w:instrText xml:space="preserve"> TOC \o "1-3" \h \z \u </w:instrText>
          </w:r>
          <w:r>
            <w:rPr>
              <w:color w:val="2B579A"/>
              <w:shd w:val="clear" w:color="auto" w:fill="E6E6E6"/>
            </w:rPr>
            <w:fldChar w:fldCharType="separate"/>
          </w:r>
          <w:hyperlink w:history="1" w:anchor="_Toc37764247">
            <w:r w:rsidRPr="003E44ED" w:rsidR="00467FF9">
              <w:rPr>
                <w:rStyle w:val="Hyperlink"/>
                <w:noProof/>
              </w:rPr>
              <w:t>Background</w:t>
            </w:r>
            <w:r w:rsidR="00467FF9">
              <w:rPr>
                <w:noProof/>
                <w:webHidden/>
              </w:rPr>
              <w:tab/>
            </w:r>
            <w:r w:rsidR="00467FF9">
              <w:rPr>
                <w:noProof/>
                <w:webHidden/>
                <w:color w:val="2B579A"/>
                <w:shd w:val="clear" w:color="auto" w:fill="E6E6E6"/>
              </w:rPr>
              <w:fldChar w:fldCharType="begin"/>
            </w:r>
            <w:r w:rsidR="00467FF9">
              <w:rPr>
                <w:noProof/>
                <w:webHidden/>
              </w:rPr>
              <w:instrText xml:space="preserve"> PAGEREF _Toc37764247 \h </w:instrText>
            </w:r>
            <w:r w:rsidR="00467FF9">
              <w:rPr>
                <w:noProof/>
                <w:webHidden/>
                <w:color w:val="2B579A"/>
                <w:shd w:val="clear" w:color="auto" w:fill="E6E6E6"/>
              </w:rPr>
            </w:r>
            <w:r w:rsidR="00467FF9">
              <w:rPr>
                <w:noProof/>
                <w:webHidden/>
                <w:color w:val="2B579A"/>
                <w:shd w:val="clear" w:color="auto" w:fill="E6E6E6"/>
              </w:rPr>
              <w:fldChar w:fldCharType="separate"/>
            </w:r>
            <w:r w:rsidR="00467FF9">
              <w:rPr>
                <w:noProof/>
                <w:webHidden/>
              </w:rPr>
              <w:t>3</w:t>
            </w:r>
            <w:r w:rsidR="00467FF9">
              <w:rPr>
                <w:noProof/>
                <w:webHidden/>
                <w:color w:val="2B579A"/>
                <w:shd w:val="clear" w:color="auto" w:fill="E6E6E6"/>
              </w:rPr>
              <w:fldChar w:fldCharType="end"/>
            </w:r>
          </w:hyperlink>
        </w:p>
        <w:p w:rsidR="00467FF9" w:rsidRDefault="000B1D1D" w14:paraId="6A9DE3D9" w14:textId="42B00AF4">
          <w:pPr>
            <w:pStyle w:val="TOC1"/>
            <w:tabs>
              <w:tab w:val="right" w:leader="dot" w:pos="9016"/>
            </w:tabs>
            <w:rPr>
              <w:rFonts w:cstheme="minorBidi"/>
              <w:noProof/>
            </w:rPr>
          </w:pPr>
          <w:hyperlink w:history="1" w:anchor="_Toc37764248">
            <w:r w:rsidRPr="003E44ED" w:rsidR="00467FF9">
              <w:rPr>
                <w:rStyle w:val="Hyperlink"/>
                <w:noProof/>
              </w:rPr>
              <w:t>Which activities in the 2020 LCRP require use of the SDQ</w:t>
            </w:r>
            <w:r w:rsidR="00467FF9">
              <w:rPr>
                <w:noProof/>
                <w:webHidden/>
              </w:rPr>
              <w:tab/>
            </w:r>
            <w:r w:rsidR="00467FF9">
              <w:rPr>
                <w:noProof/>
                <w:webHidden/>
                <w:color w:val="2B579A"/>
                <w:shd w:val="clear" w:color="auto" w:fill="E6E6E6"/>
              </w:rPr>
              <w:fldChar w:fldCharType="begin"/>
            </w:r>
            <w:r w:rsidR="00467FF9">
              <w:rPr>
                <w:noProof/>
                <w:webHidden/>
              </w:rPr>
              <w:instrText xml:space="preserve"> PAGEREF _Toc37764248 \h </w:instrText>
            </w:r>
            <w:r w:rsidR="00467FF9">
              <w:rPr>
                <w:noProof/>
                <w:webHidden/>
                <w:color w:val="2B579A"/>
                <w:shd w:val="clear" w:color="auto" w:fill="E6E6E6"/>
              </w:rPr>
            </w:r>
            <w:r w:rsidR="00467FF9">
              <w:rPr>
                <w:noProof/>
                <w:webHidden/>
                <w:color w:val="2B579A"/>
                <w:shd w:val="clear" w:color="auto" w:fill="E6E6E6"/>
              </w:rPr>
              <w:fldChar w:fldCharType="separate"/>
            </w:r>
            <w:r w:rsidR="00467FF9">
              <w:rPr>
                <w:noProof/>
                <w:webHidden/>
              </w:rPr>
              <w:t>4</w:t>
            </w:r>
            <w:r w:rsidR="00467FF9">
              <w:rPr>
                <w:noProof/>
                <w:webHidden/>
                <w:color w:val="2B579A"/>
                <w:shd w:val="clear" w:color="auto" w:fill="E6E6E6"/>
              </w:rPr>
              <w:fldChar w:fldCharType="end"/>
            </w:r>
          </w:hyperlink>
        </w:p>
        <w:p w:rsidR="00467FF9" w:rsidRDefault="000B1D1D" w14:paraId="463AED9C" w14:textId="0451A6C6">
          <w:pPr>
            <w:pStyle w:val="TOC1"/>
            <w:tabs>
              <w:tab w:val="right" w:leader="dot" w:pos="9016"/>
            </w:tabs>
            <w:rPr>
              <w:rFonts w:cstheme="minorBidi"/>
              <w:noProof/>
            </w:rPr>
          </w:pPr>
          <w:hyperlink w:history="1" w:anchor="_Toc37764249">
            <w:r w:rsidRPr="003E44ED" w:rsidR="00467FF9">
              <w:rPr>
                <w:rStyle w:val="Hyperlink"/>
                <w:noProof/>
              </w:rPr>
              <w:t>How to administer the SDQ</w:t>
            </w:r>
            <w:r w:rsidR="00467FF9">
              <w:rPr>
                <w:noProof/>
                <w:webHidden/>
              </w:rPr>
              <w:tab/>
            </w:r>
            <w:r w:rsidR="00467FF9">
              <w:rPr>
                <w:noProof/>
                <w:webHidden/>
                <w:color w:val="2B579A"/>
                <w:shd w:val="clear" w:color="auto" w:fill="E6E6E6"/>
              </w:rPr>
              <w:fldChar w:fldCharType="begin"/>
            </w:r>
            <w:r w:rsidR="00467FF9">
              <w:rPr>
                <w:noProof/>
                <w:webHidden/>
              </w:rPr>
              <w:instrText xml:space="preserve"> PAGEREF _Toc37764249 \h </w:instrText>
            </w:r>
            <w:r w:rsidR="00467FF9">
              <w:rPr>
                <w:noProof/>
                <w:webHidden/>
                <w:color w:val="2B579A"/>
                <w:shd w:val="clear" w:color="auto" w:fill="E6E6E6"/>
              </w:rPr>
            </w:r>
            <w:r w:rsidR="00467FF9">
              <w:rPr>
                <w:noProof/>
                <w:webHidden/>
                <w:color w:val="2B579A"/>
                <w:shd w:val="clear" w:color="auto" w:fill="E6E6E6"/>
              </w:rPr>
              <w:fldChar w:fldCharType="separate"/>
            </w:r>
            <w:r w:rsidR="00467FF9">
              <w:rPr>
                <w:noProof/>
                <w:webHidden/>
              </w:rPr>
              <w:t>4</w:t>
            </w:r>
            <w:r w:rsidR="00467FF9">
              <w:rPr>
                <w:noProof/>
                <w:webHidden/>
                <w:color w:val="2B579A"/>
                <w:shd w:val="clear" w:color="auto" w:fill="E6E6E6"/>
              </w:rPr>
              <w:fldChar w:fldCharType="end"/>
            </w:r>
          </w:hyperlink>
        </w:p>
        <w:p w:rsidR="00467FF9" w:rsidRDefault="000B1D1D" w14:paraId="5DBA5FDF" w14:textId="381145F3">
          <w:pPr>
            <w:pStyle w:val="TOC2"/>
            <w:tabs>
              <w:tab w:val="right" w:leader="dot" w:pos="9016"/>
            </w:tabs>
            <w:rPr>
              <w:rFonts w:cstheme="minorBidi"/>
              <w:noProof/>
            </w:rPr>
          </w:pPr>
          <w:hyperlink w:history="1" w:anchor="_Toc37764250">
            <w:r w:rsidRPr="003E44ED" w:rsidR="00467FF9">
              <w:rPr>
                <w:rStyle w:val="Hyperlink"/>
                <w:noProof/>
              </w:rPr>
              <w:t>Ages 6-11</w:t>
            </w:r>
            <w:r w:rsidR="00467FF9">
              <w:rPr>
                <w:noProof/>
                <w:webHidden/>
              </w:rPr>
              <w:tab/>
            </w:r>
            <w:r w:rsidR="00467FF9">
              <w:rPr>
                <w:noProof/>
                <w:webHidden/>
                <w:color w:val="2B579A"/>
                <w:shd w:val="clear" w:color="auto" w:fill="E6E6E6"/>
              </w:rPr>
              <w:fldChar w:fldCharType="begin"/>
            </w:r>
            <w:r w:rsidR="00467FF9">
              <w:rPr>
                <w:noProof/>
                <w:webHidden/>
              </w:rPr>
              <w:instrText xml:space="preserve"> PAGEREF _Toc37764250 \h </w:instrText>
            </w:r>
            <w:r w:rsidR="00467FF9">
              <w:rPr>
                <w:noProof/>
                <w:webHidden/>
                <w:color w:val="2B579A"/>
                <w:shd w:val="clear" w:color="auto" w:fill="E6E6E6"/>
              </w:rPr>
            </w:r>
            <w:r w:rsidR="00467FF9">
              <w:rPr>
                <w:noProof/>
                <w:webHidden/>
                <w:color w:val="2B579A"/>
                <w:shd w:val="clear" w:color="auto" w:fill="E6E6E6"/>
              </w:rPr>
              <w:fldChar w:fldCharType="separate"/>
            </w:r>
            <w:r w:rsidR="00467FF9">
              <w:rPr>
                <w:noProof/>
                <w:webHidden/>
              </w:rPr>
              <w:t>4</w:t>
            </w:r>
            <w:r w:rsidR="00467FF9">
              <w:rPr>
                <w:noProof/>
                <w:webHidden/>
                <w:color w:val="2B579A"/>
                <w:shd w:val="clear" w:color="auto" w:fill="E6E6E6"/>
              </w:rPr>
              <w:fldChar w:fldCharType="end"/>
            </w:r>
          </w:hyperlink>
        </w:p>
        <w:p w:rsidR="00467FF9" w:rsidRDefault="000B1D1D" w14:paraId="51FCE4EC" w14:textId="5FA8D5F7">
          <w:pPr>
            <w:pStyle w:val="TOC2"/>
            <w:tabs>
              <w:tab w:val="right" w:leader="dot" w:pos="9016"/>
            </w:tabs>
            <w:rPr>
              <w:rFonts w:cstheme="minorBidi"/>
              <w:noProof/>
            </w:rPr>
          </w:pPr>
          <w:hyperlink w:history="1" w:anchor="_Toc37764251">
            <w:r w:rsidRPr="003E44ED" w:rsidR="00467FF9">
              <w:rPr>
                <w:rStyle w:val="Hyperlink"/>
                <w:noProof/>
              </w:rPr>
              <w:t>Ages 12-17</w:t>
            </w:r>
            <w:r w:rsidR="00467FF9">
              <w:rPr>
                <w:noProof/>
                <w:webHidden/>
              </w:rPr>
              <w:tab/>
            </w:r>
            <w:r w:rsidR="00467FF9">
              <w:rPr>
                <w:noProof/>
                <w:webHidden/>
                <w:color w:val="2B579A"/>
                <w:shd w:val="clear" w:color="auto" w:fill="E6E6E6"/>
              </w:rPr>
              <w:fldChar w:fldCharType="begin"/>
            </w:r>
            <w:r w:rsidR="00467FF9">
              <w:rPr>
                <w:noProof/>
                <w:webHidden/>
              </w:rPr>
              <w:instrText xml:space="preserve"> PAGEREF _Toc37764251 \h </w:instrText>
            </w:r>
            <w:r w:rsidR="00467FF9">
              <w:rPr>
                <w:noProof/>
                <w:webHidden/>
                <w:color w:val="2B579A"/>
                <w:shd w:val="clear" w:color="auto" w:fill="E6E6E6"/>
              </w:rPr>
            </w:r>
            <w:r w:rsidR="00467FF9">
              <w:rPr>
                <w:noProof/>
                <w:webHidden/>
                <w:color w:val="2B579A"/>
                <w:shd w:val="clear" w:color="auto" w:fill="E6E6E6"/>
              </w:rPr>
              <w:fldChar w:fldCharType="separate"/>
            </w:r>
            <w:r w:rsidR="00467FF9">
              <w:rPr>
                <w:noProof/>
                <w:webHidden/>
              </w:rPr>
              <w:t>4</w:t>
            </w:r>
            <w:r w:rsidR="00467FF9">
              <w:rPr>
                <w:noProof/>
                <w:webHidden/>
                <w:color w:val="2B579A"/>
                <w:shd w:val="clear" w:color="auto" w:fill="E6E6E6"/>
              </w:rPr>
              <w:fldChar w:fldCharType="end"/>
            </w:r>
          </w:hyperlink>
        </w:p>
        <w:p w:rsidR="00467FF9" w:rsidRDefault="000B1D1D" w14:paraId="6DE715B0" w14:textId="2C543EF6">
          <w:pPr>
            <w:pStyle w:val="TOC1"/>
            <w:tabs>
              <w:tab w:val="right" w:leader="dot" w:pos="9016"/>
            </w:tabs>
            <w:rPr>
              <w:rFonts w:cstheme="minorBidi"/>
              <w:noProof/>
            </w:rPr>
          </w:pPr>
          <w:hyperlink w:history="1" w:anchor="_Toc37764252">
            <w:r w:rsidRPr="003E44ED" w:rsidR="00467FF9">
              <w:rPr>
                <w:rStyle w:val="Hyperlink"/>
                <w:noProof/>
              </w:rPr>
              <w:t>Who should administer the SDQ</w:t>
            </w:r>
            <w:r w:rsidR="00467FF9">
              <w:rPr>
                <w:noProof/>
                <w:webHidden/>
              </w:rPr>
              <w:tab/>
            </w:r>
            <w:r w:rsidR="00467FF9">
              <w:rPr>
                <w:noProof/>
                <w:webHidden/>
                <w:color w:val="2B579A"/>
                <w:shd w:val="clear" w:color="auto" w:fill="E6E6E6"/>
              </w:rPr>
              <w:fldChar w:fldCharType="begin"/>
            </w:r>
            <w:r w:rsidR="00467FF9">
              <w:rPr>
                <w:noProof/>
                <w:webHidden/>
              </w:rPr>
              <w:instrText xml:space="preserve"> PAGEREF _Toc37764252 \h </w:instrText>
            </w:r>
            <w:r w:rsidR="00467FF9">
              <w:rPr>
                <w:noProof/>
                <w:webHidden/>
                <w:color w:val="2B579A"/>
                <w:shd w:val="clear" w:color="auto" w:fill="E6E6E6"/>
              </w:rPr>
            </w:r>
            <w:r w:rsidR="00467FF9">
              <w:rPr>
                <w:noProof/>
                <w:webHidden/>
                <w:color w:val="2B579A"/>
                <w:shd w:val="clear" w:color="auto" w:fill="E6E6E6"/>
              </w:rPr>
              <w:fldChar w:fldCharType="separate"/>
            </w:r>
            <w:r w:rsidR="00467FF9">
              <w:rPr>
                <w:noProof/>
                <w:webHidden/>
              </w:rPr>
              <w:t>5</w:t>
            </w:r>
            <w:r w:rsidR="00467FF9">
              <w:rPr>
                <w:noProof/>
                <w:webHidden/>
                <w:color w:val="2B579A"/>
                <w:shd w:val="clear" w:color="auto" w:fill="E6E6E6"/>
              </w:rPr>
              <w:fldChar w:fldCharType="end"/>
            </w:r>
          </w:hyperlink>
        </w:p>
        <w:p w:rsidR="00467FF9" w:rsidRDefault="000B1D1D" w14:paraId="5537E69D" w14:textId="139BCA16">
          <w:pPr>
            <w:pStyle w:val="TOC1"/>
            <w:tabs>
              <w:tab w:val="right" w:leader="dot" w:pos="9016"/>
            </w:tabs>
            <w:rPr>
              <w:rFonts w:cstheme="minorBidi"/>
              <w:noProof/>
            </w:rPr>
          </w:pPr>
          <w:hyperlink w:history="1" w:anchor="_Toc37764253">
            <w:r w:rsidRPr="003E44ED" w:rsidR="00467FF9">
              <w:rPr>
                <w:rStyle w:val="Hyperlink"/>
                <w:noProof/>
              </w:rPr>
              <w:t>When to administer the SDQ</w:t>
            </w:r>
            <w:r w:rsidR="00467FF9">
              <w:rPr>
                <w:noProof/>
                <w:webHidden/>
              </w:rPr>
              <w:tab/>
            </w:r>
            <w:r w:rsidR="00467FF9">
              <w:rPr>
                <w:noProof/>
                <w:webHidden/>
                <w:color w:val="2B579A"/>
                <w:shd w:val="clear" w:color="auto" w:fill="E6E6E6"/>
              </w:rPr>
              <w:fldChar w:fldCharType="begin"/>
            </w:r>
            <w:r w:rsidR="00467FF9">
              <w:rPr>
                <w:noProof/>
                <w:webHidden/>
              </w:rPr>
              <w:instrText xml:space="preserve"> PAGEREF _Toc37764253 \h </w:instrText>
            </w:r>
            <w:r w:rsidR="00467FF9">
              <w:rPr>
                <w:noProof/>
                <w:webHidden/>
                <w:color w:val="2B579A"/>
                <w:shd w:val="clear" w:color="auto" w:fill="E6E6E6"/>
              </w:rPr>
            </w:r>
            <w:r w:rsidR="00467FF9">
              <w:rPr>
                <w:noProof/>
                <w:webHidden/>
                <w:color w:val="2B579A"/>
                <w:shd w:val="clear" w:color="auto" w:fill="E6E6E6"/>
              </w:rPr>
              <w:fldChar w:fldCharType="separate"/>
            </w:r>
            <w:r w:rsidR="00467FF9">
              <w:rPr>
                <w:noProof/>
                <w:webHidden/>
              </w:rPr>
              <w:t>5</w:t>
            </w:r>
            <w:r w:rsidR="00467FF9">
              <w:rPr>
                <w:noProof/>
                <w:webHidden/>
                <w:color w:val="2B579A"/>
                <w:shd w:val="clear" w:color="auto" w:fill="E6E6E6"/>
              </w:rPr>
              <w:fldChar w:fldCharType="end"/>
            </w:r>
          </w:hyperlink>
        </w:p>
        <w:p w:rsidR="00467FF9" w:rsidRDefault="000B1D1D" w14:paraId="5C97019B" w14:textId="66F2C4FB">
          <w:pPr>
            <w:pStyle w:val="TOC1"/>
            <w:tabs>
              <w:tab w:val="right" w:leader="dot" w:pos="9016"/>
            </w:tabs>
            <w:rPr>
              <w:rFonts w:cstheme="minorBidi"/>
              <w:noProof/>
            </w:rPr>
          </w:pPr>
          <w:hyperlink w:history="1" w:anchor="_Toc37764254">
            <w:r w:rsidRPr="003E44ED" w:rsidR="00467FF9">
              <w:rPr>
                <w:rStyle w:val="Hyperlink"/>
                <w:noProof/>
              </w:rPr>
              <w:t>Sampling</w:t>
            </w:r>
            <w:r w:rsidR="00467FF9">
              <w:rPr>
                <w:noProof/>
                <w:webHidden/>
              </w:rPr>
              <w:tab/>
            </w:r>
            <w:r w:rsidR="00467FF9">
              <w:rPr>
                <w:noProof/>
                <w:webHidden/>
                <w:color w:val="2B579A"/>
                <w:shd w:val="clear" w:color="auto" w:fill="E6E6E6"/>
              </w:rPr>
              <w:fldChar w:fldCharType="begin"/>
            </w:r>
            <w:r w:rsidR="00467FF9">
              <w:rPr>
                <w:noProof/>
                <w:webHidden/>
              </w:rPr>
              <w:instrText xml:space="preserve"> PAGEREF _Toc37764254 \h </w:instrText>
            </w:r>
            <w:r w:rsidR="00467FF9">
              <w:rPr>
                <w:noProof/>
                <w:webHidden/>
                <w:color w:val="2B579A"/>
                <w:shd w:val="clear" w:color="auto" w:fill="E6E6E6"/>
              </w:rPr>
            </w:r>
            <w:r w:rsidR="00467FF9">
              <w:rPr>
                <w:noProof/>
                <w:webHidden/>
                <w:color w:val="2B579A"/>
                <w:shd w:val="clear" w:color="auto" w:fill="E6E6E6"/>
              </w:rPr>
              <w:fldChar w:fldCharType="separate"/>
            </w:r>
            <w:r w:rsidR="00467FF9">
              <w:rPr>
                <w:noProof/>
                <w:webHidden/>
              </w:rPr>
              <w:t>5</w:t>
            </w:r>
            <w:r w:rsidR="00467FF9">
              <w:rPr>
                <w:noProof/>
                <w:webHidden/>
                <w:color w:val="2B579A"/>
                <w:shd w:val="clear" w:color="auto" w:fill="E6E6E6"/>
              </w:rPr>
              <w:fldChar w:fldCharType="end"/>
            </w:r>
          </w:hyperlink>
        </w:p>
        <w:p w:rsidR="00467FF9" w:rsidRDefault="000B1D1D" w14:paraId="282578B8" w14:textId="4C8AF421">
          <w:pPr>
            <w:pStyle w:val="TOC1"/>
            <w:tabs>
              <w:tab w:val="right" w:leader="dot" w:pos="9016"/>
            </w:tabs>
            <w:rPr>
              <w:rFonts w:cstheme="minorBidi"/>
              <w:noProof/>
            </w:rPr>
          </w:pPr>
          <w:hyperlink w:history="1" w:anchor="_Toc37764255">
            <w:r w:rsidRPr="003E44ED" w:rsidR="00467FF9">
              <w:rPr>
                <w:rStyle w:val="Hyperlink"/>
                <w:noProof/>
              </w:rPr>
              <w:t>Coding</w:t>
            </w:r>
            <w:r w:rsidR="00467FF9">
              <w:rPr>
                <w:noProof/>
                <w:webHidden/>
              </w:rPr>
              <w:tab/>
            </w:r>
            <w:r w:rsidR="00467FF9">
              <w:rPr>
                <w:noProof/>
                <w:webHidden/>
                <w:color w:val="2B579A"/>
                <w:shd w:val="clear" w:color="auto" w:fill="E6E6E6"/>
              </w:rPr>
              <w:fldChar w:fldCharType="begin"/>
            </w:r>
            <w:r w:rsidR="00467FF9">
              <w:rPr>
                <w:noProof/>
                <w:webHidden/>
              </w:rPr>
              <w:instrText xml:space="preserve"> PAGEREF _Toc37764255 \h </w:instrText>
            </w:r>
            <w:r w:rsidR="00467FF9">
              <w:rPr>
                <w:noProof/>
                <w:webHidden/>
                <w:color w:val="2B579A"/>
                <w:shd w:val="clear" w:color="auto" w:fill="E6E6E6"/>
              </w:rPr>
            </w:r>
            <w:r w:rsidR="00467FF9">
              <w:rPr>
                <w:noProof/>
                <w:webHidden/>
                <w:color w:val="2B579A"/>
                <w:shd w:val="clear" w:color="auto" w:fill="E6E6E6"/>
              </w:rPr>
              <w:fldChar w:fldCharType="separate"/>
            </w:r>
            <w:r w:rsidR="00467FF9">
              <w:rPr>
                <w:noProof/>
                <w:webHidden/>
              </w:rPr>
              <w:t>6</w:t>
            </w:r>
            <w:r w:rsidR="00467FF9">
              <w:rPr>
                <w:noProof/>
                <w:webHidden/>
                <w:color w:val="2B579A"/>
                <w:shd w:val="clear" w:color="auto" w:fill="E6E6E6"/>
              </w:rPr>
              <w:fldChar w:fldCharType="end"/>
            </w:r>
          </w:hyperlink>
        </w:p>
        <w:p w:rsidR="00467FF9" w:rsidRDefault="000B1D1D" w14:paraId="4094E36A" w14:textId="3D5CD693">
          <w:pPr>
            <w:pStyle w:val="TOC2"/>
            <w:tabs>
              <w:tab w:val="right" w:leader="dot" w:pos="9016"/>
            </w:tabs>
            <w:rPr>
              <w:rFonts w:cstheme="minorBidi"/>
              <w:noProof/>
            </w:rPr>
          </w:pPr>
          <w:hyperlink w:history="1" w:anchor="_Toc37764256">
            <w:r w:rsidRPr="003E44ED" w:rsidR="00467FF9">
              <w:rPr>
                <w:rStyle w:val="Hyperlink"/>
                <w:noProof/>
              </w:rPr>
              <w:t>Code structure</w:t>
            </w:r>
            <w:r w:rsidR="00467FF9">
              <w:rPr>
                <w:noProof/>
                <w:webHidden/>
              </w:rPr>
              <w:tab/>
            </w:r>
            <w:r w:rsidR="00467FF9">
              <w:rPr>
                <w:noProof/>
                <w:webHidden/>
                <w:color w:val="2B579A"/>
                <w:shd w:val="clear" w:color="auto" w:fill="E6E6E6"/>
              </w:rPr>
              <w:fldChar w:fldCharType="begin"/>
            </w:r>
            <w:r w:rsidR="00467FF9">
              <w:rPr>
                <w:noProof/>
                <w:webHidden/>
              </w:rPr>
              <w:instrText xml:space="preserve"> PAGEREF _Toc37764256 \h </w:instrText>
            </w:r>
            <w:r w:rsidR="00467FF9">
              <w:rPr>
                <w:noProof/>
                <w:webHidden/>
                <w:color w:val="2B579A"/>
                <w:shd w:val="clear" w:color="auto" w:fill="E6E6E6"/>
              </w:rPr>
            </w:r>
            <w:r w:rsidR="00467FF9">
              <w:rPr>
                <w:noProof/>
                <w:webHidden/>
                <w:color w:val="2B579A"/>
                <w:shd w:val="clear" w:color="auto" w:fill="E6E6E6"/>
              </w:rPr>
              <w:fldChar w:fldCharType="separate"/>
            </w:r>
            <w:r w:rsidR="00467FF9">
              <w:rPr>
                <w:noProof/>
                <w:webHidden/>
              </w:rPr>
              <w:t>6</w:t>
            </w:r>
            <w:r w:rsidR="00467FF9">
              <w:rPr>
                <w:noProof/>
                <w:webHidden/>
                <w:color w:val="2B579A"/>
                <w:shd w:val="clear" w:color="auto" w:fill="E6E6E6"/>
              </w:rPr>
              <w:fldChar w:fldCharType="end"/>
            </w:r>
          </w:hyperlink>
        </w:p>
        <w:p w:rsidR="00467FF9" w:rsidRDefault="000B1D1D" w14:paraId="2AE538AB" w14:textId="48B4315F">
          <w:pPr>
            <w:pStyle w:val="TOC1"/>
            <w:tabs>
              <w:tab w:val="right" w:leader="dot" w:pos="9016"/>
            </w:tabs>
            <w:rPr>
              <w:rFonts w:cstheme="minorBidi"/>
              <w:noProof/>
            </w:rPr>
          </w:pPr>
          <w:hyperlink w:history="1" w:anchor="_Toc37764257">
            <w:r w:rsidRPr="003E44ED" w:rsidR="00467FF9">
              <w:rPr>
                <w:rStyle w:val="Hyperlink"/>
                <w:noProof/>
              </w:rPr>
              <w:t>Data collection, storage and reporting</w:t>
            </w:r>
            <w:r w:rsidR="00467FF9">
              <w:rPr>
                <w:noProof/>
                <w:webHidden/>
              </w:rPr>
              <w:tab/>
            </w:r>
            <w:r w:rsidR="00467FF9">
              <w:rPr>
                <w:noProof/>
                <w:webHidden/>
                <w:color w:val="2B579A"/>
                <w:shd w:val="clear" w:color="auto" w:fill="E6E6E6"/>
              </w:rPr>
              <w:fldChar w:fldCharType="begin"/>
            </w:r>
            <w:r w:rsidR="00467FF9">
              <w:rPr>
                <w:noProof/>
                <w:webHidden/>
              </w:rPr>
              <w:instrText xml:space="preserve"> PAGEREF _Toc37764257 \h </w:instrText>
            </w:r>
            <w:r w:rsidR="00467FF9">
              <w:rPr>
                <w:noProof/>
                <w:webHidden/>
                <w:color w:val="2B579A"/>
                <w:shd w:val="clear" w:color="auto" w:fill="E6E6E6"/>
              </w:rPr>
            </w:r>
            <w:r w:rsidR="00467FF9">
              <w:rPr>
                <w:noProof/>
                <w:webHidden/>
                <w:color w:val="2B579A"/>
                <w:shd w:val="clear" w:color="auto" w:fill="E6E6E6"/>
              </w:rPr>
              <w:fldChar w:fldCharType="separate"/>
            </w:r>
            <w:r w:rsidR="00467FF9">
              <w:rPr>
                <w:noProof/>
                <w:webHidden/>
              </w:rPr>
              <w:t>8</w:t>
            </w:r>
            <w:r w:rsidR="00467FF9">
              <w:rPr>
                <w:noProof/>
                <w:webHidden/>
                <w:color w:val="2B579A"/>
                <w:shd w:val="clear" w:color="auto" w:fill="E6E6E6"/>
              </w:rPr>
              <w:fldChar w:fldCharType="end"/>
            </w:r>
          </w:hyperlink>
        </w:p>
        <w:p w:rsidR="00467FF9" w:rsidRDefault="000B1D1D" w14:paraId="36BBC5D3" w14:textId="41265247">
          <w:pPr>
            <w:pStyle w:val="TOC1"/>
            <w:tabs>
              <w:tab w:val="right" w:leader="dot" w:pos="9016"/>
            </w:tabs>
            <w:rPr>
              <w:rFonts w:cstheme="minorBidi"/>
              <w:noProof/>
            </w:rPr>
          </w:pPr>
          <w:hyperlink w:history="1" w:anchor="_Toc37764258">
            <w:r w:rsidRPr="003E44ED" w:rsidR="00467FF9">
              <w:rPr>
                <w:rStyle w:val="Hyperlink"/>
                <w:noProof/>
              </w:rPr>
              <w:t>Use of Measuring Well Being Dashboard</w:t>
            </w:r>
            <w:r w:rsidR="00467FF9">
              <w:rPr>
                <w:noProof/>
                <w:webHidden/>
              </w:rPr>
              <w:tab/>
            </w:r>
            <w:r w:rsidR="00467FF9">
              <w:rPr>
                <w:noProof/>
                <w:webHidden/>
                <w:color w:val="2B579A"/>
                <w:shd w:val="clear" w:color="auto" w:fill="E6E6E6"/>
              </w:rPr>
              <w:fldChar w:fldCharType="begin"/>
            </w:r>
            <w:r w:rsidR="00467FF9">
              <w:rPr>
                <w:noProof/>
                <w:webHidden/>
              </w:rPr>
              <w:instrText xml:space="preserve"> PAGEREF _Toc37764258 \h </w:instrText>
            </w:r>
            <w:r w:rsidR="00467FF9">
              <w:rPr>
                <w:noProof/>
                <w:webHidden/>
                <w:color w:val="2B579A"/>
                <w:shd w:val="clear" w:color="auto" w:fill="E6E6E6"/>
              </w:rPr>
            </w:r>
            <w:r w:rsidR="00467FF9">
              <w:rPr>
                <w:noProof/>
                <w:webHidden/>
                <w:color w:val="2B579A"/>
                <w:shd w:val="clear" w:color="auto" w:fill="E6E6E6"/>
              </w:rPr>
              <w:fldChar w:fldCharType="separate"/>
            </w:r>
            <w:r w:rsidR="00467FF9">
              <w:rPr>
                <w:noProof/>
                <w:webHidden/>
              </w:rPr>
              <w:t>8</w:t>
            </w:r>
            <w:r w:rsidR="00467FF9">
              <w:rPr>
                <w:noProof/>
                <w:webHidden/>
                <w:color w:val="2B579A"/>
                <w:shd w:val="clear" w:color="auto" w:fill="E6E6E6"/>
              </w:rPr>
              <w:fldChar w:fldCharType="end"/>
            </w:r>
          </w:hyperlink>
        </w:p>
        <w:p w:rsidR="00467FF9" w:rsidRDefault="000B1D1D" w14:paraId="5CA0F0FD" w14:textId="671944FB">
          <w:pPr>
            <w:pStyle w:val="TOC2"/>
            <w:tabs>
              <w:tab w:val="right" w:leader="dot" w:pos="9016"/>
            </w:tabs>
            <w:rPr>
              <w:rFonts w:cstheme="minorBidi"/>
              <w:noProof/>
            </w:rPr>
          </w:pPr>
          <w:hyperlink w:history="1" w:anchor="_Toc37764259">
            <w:r w:rsidRPr="003E44ED" w:rsidR="00467FF9">
              <w:rPr>
                <w:rStyle w:val="Hyperlink"/>
                <w:noProof/>
                <w:lang w:val="en-CA"/>
              </w:rPr>
              <w:t>Dashboard users</w:t>
            </w:r>
            <w:r w:rsidR="00467FF9">
              <w:rPr>
                <w:noProof/>
                <w:webHidden/>
              </w:rPr>
              <w:tab/>
            </w:r>
            <w:r w:rsidR="00467FF9">
              <w:rPr>
                <w:noProof/>
                <w:webHidden/>
                <w:color w:val="2B579A"/>
                <w:shd w:val="clear" w:color="auto" w:fill="E6E6E6"/>
              </w:rPr>
              <w:fldChar w:fldCharType="begin"/>
            </w:r>
            <w:r w:rsidR="00467FF9">
              <w:rPr>
                <w:noProof/>
                <w:webHidden/>
              </w:rPr>
              <w:instrText xml:space="preserve"> PAGEREF _Toc37764259 \h </w:instrText>
            </w:r>
            <w:r w:rsidR="00467FF9">
              <w:rPr>
                <w:noProof/>
                <w:webHidden/>
                <w:color w:val="2B579A"/>
                <w:shd w:val="clear" w:color="auto" w:fill="E6E6E6"/>
              </w:rPr>
            </w:r>
            <w:r w:rsidR="00467FF9">
              <w:rPr>
                <w:noProof/>
                <w:webHidden/>
                <w:color w:val="2B579A"/>
                <w:shd w:val="clear" w:color="auto" w:fill="E6E6E6"/>
              </w:rPr>
              <w:fldChar w:fldCharType="separate"/>
            </w:r>
            <w:r w:rsidR="00467FF9">
              <w:rPr>
                <w:noProof/>
                <w:webHidden/>
              </w:rPr>
              <w:t>9</w:t>
            </w:r>
            <w:r w:rsidR="00467FF9">
              <w:rPr>
                <w:noProof/>
                <w:webHidden/>
                <w:color w:val="2B579A"/>
                <w:shd w:val="clear" w:color="auto" w:fill="E6E6E6"/>
              </w:rPr>
              <w:fldChar w:fldCharType="end"/>
            </w:r>
          </w:hyperlink>
        </w:p>
        <w:p w:rsidR="00467FF9" w:rsidRDefault="000B1D1D" w14:paraId="254A02BD" w14:textId="63B3C0E8">
          <w:pPr>
            <w:pStyle w:val="TOC3"/>
            <w:tabs>
              <w:tab w:val="right" w:leader="dot" w:pos="9016"/>
            </w:tabs>
            <w:rPr>
              <w:rFonts w:cstheme="minorBidi"/>
              <w:noProof/>
            </w:rPr>
          </w:pPr>
          <w:hyperlink w:history="1" w:anchor="_Toc37764260">
            <w:r w:rsidRPr="003E44ED" w:rsidR="00467FF9">
              <w:rPr>
                <w:rStyle w:val="Hyperlink"/>
                <w:noProof/>
                <w:lang w:val="en-CA"/>
              </w:rPr>
              <w:t>UNICEF Admin Staff</w:t>
            </w:r>
            <w:r w:rsidR="00467FF9">
              <w:rPr>
                <w:noProof/>
                <w:webHidden/>
              </w:rPr>
              <w:tab/>
            </w:r>
            <w:r w:rsidR="00467FF9">
              <w:rPr>
                <w:noProof/>
                <w:webHidden/>
                <w:color w:val="2B579A"/>
                <w:shd w:val="clear" w:color="auto" w:fill="E6E6E6"/>
              </w:rPr>
              <w:fldChar w:fldCharType="begin"/>
            </w:r>
            <w:r w:rsidR="00467FF9">
              <w:rPr>
                <w:noProof/>
                <w:webHidden/>
              </w:rPr>
              <w:instrText xml:space="preserve"> PAGEREF _Toc37764260 \h </w:instrText>
            </w:r>
            <w:r w:rsidR="00467FF9">
              <w:rPr>
                <w:noProof/>
                <w:webHidden/>
                <w:color w:val="2B579A"/>
                <w:shd w:val="clear" w:color="auto" w:fill="E6E6E6"/>
              </w:rPr>
            </w:r>
            <w:r w:rsidR="00467FF9">
              <w:rPr>
                <w:noProof/>
                <w:webHidden/>
                <w:color w:val="2B579A"/>
                <w:shd w:val="clear" w:color="auto" w:fill="E6E6E6"/>
              </w:rPr>
              <w:fldChar w:fldCharType="separate"/>
            </w:r>
            <w:r w:rsidR="00467FF9">
              <w:rPr>
                <w:noProof/>
                <w:webHidden/>
              </w:rPr>
              <w:t>9</w:t>
            </w:r>
            <w:r w:rsidR="00467FF9">
              <w:rPr>
                <w:noProof/>
                <w:webHidden/>
                <w:color w:val="2B579A"/>
                <w:shd w:val="clear" w:color="auto" w:fill="E6E6E6"/>
              </w:rPr>
              <w:fldChar w:fldCharType="end"/>
            </w:r>
          </w:hyperlink>
        </w:p>
        <w:p w:rsidR="00467FF9" w:rsidRDefault="000B1D1D" w14:paraId="2357C48F" w14:textId="1783BF0E">
          <w:pPr>
            <w:pStyle w:val="TOC3"/>
            <w:tabs>
              <w:tab w:val="right" w:leader="dot" w:pos="9016"/>
            </w:tabs>
            <w:rPr>
              <w:rFonts w:cstheme="minorBidi"/>
              <w:noProof/>
            </w:rPr>
          </w:pPr>
          <w:hyperlink w:history="1" w:anchor="_Toc37764261">
            <w:r w:rsidRPr="003E44ED" w:rsidR="00467FF9">
              <w:rPr>
                <w:rStyle w:val="Hyperlink"/>
                <w:noProof/>
                <w:lang w:val="en-CA"/>
              </w:rPr>
              <w:t>Partners</w:t>
            </w:r>
            <w:r w:rsidR="00467FF9">
              <w:rPr>
                <w:noProof/>
                <w:webHidden/>
              </w:rPr>
              <w:tab/>
            </w:r>
            <w:r w:rsidR="00467FF9">
              <w:rPr>
                <w:noProof/>
                <w:webHidden/>
                <w:color w:val="2B579A"/>
                <w:shd w:val="clear" w:color="auto" w:fill="E6E6E6"/>
              </w:rPr>
              <w:fldChar w:fldCharType="begin"/>
            </w:r>
            <w:r w:rsidR="00467FF9">
              <w:rPr>
                <w:noProof/>
                <w:webHidden/>
              </w:rPr>
              <w:instrText xml:space="preserve"> PAGEREF _Toc37764261 \h </w:instrText>
            </w:r>
            <w:r w:rsidR="00467FF9">
              <w:rPr>
                <w:noProof/>
                <w:webHidden/>
                <w:color w:val="2B579A"/>
                <w:shd w:val="clear" w:color="auto" w:fill="E6E6E6"/>
              </w:rPr>
            </w:r>
            <w:r w:rsidR="00467FF9">
              <w:rPr>
                <w:noProof/>
                <w:webHidden/>
                <w:color w:val="2B579A"/>
                <w:shd w:val="clear" w:color="auto" w:fill="E6E6E6"/>
              </w:rPr>
              <w:fldChar w:fldCharType="separate"/>
            </w:r>
            <w:r w:rsidR="00467FF9">
              <w:rPr>
                <w:noProof/>
                <w:webHidden/>
              </w:rPr>
              <w:t>9</w:t>
            </w:r>
            <w:r w:rsidR="00467FF9">
              <w:rPr>
                <w:noProof/>
                <w:webHidden/>
                <w:color w:val="2B579A"/>
                <w:shd w:val="clear" w:color="auto" w:fill="E6E6E6"/>
              </w:rPr>
              <w:fldChar w:fldCharType="end"/>
            </w:r>
          </w:hyperlink>
        </w:p>
        <w:p w:rsidR="00467FF9" w:rsidRDefault="000B1D1D" w14:paraId="791C68C1" w14:textId="08675C34">
          <w:pPr>
            <w:pStyle w:val="TOC3"/>
            <w:tabs>
              <w:tab w:val="right" w:leader="dot" w:pos="9016"/>
            </w:tabs>
            <w:rPr>
              <w:rFonts w:cstheme="minorBidi"/>
              <w:noProof/>
            </w:rPr>
          </w:pPr>
          <w:hyperlink w:history="1" w:anchor="_Toc37764262">
            <w:r w:rsidRPr="003E44ED" w:rsidR="00467FF9">
              <w:rPr>
                <w:rStyle w:val="Hyperlink"/>
                <w:noProof/>
                <w:lang w:val="en-CA"/>
              </w:rPr>
              <w:t>Collectors</w:t>
            </w:r>
            <w:r w:rsidR="00467FF9">
              <w:rPr>
                <w:noProof/>
                <w:webHidden/>
              </w:rPr>
              <w:tab/>
            </w:r>
            <w:r w:rsidR="00467FF9">
              <w:rPr>
                <w:noProof/>
                <w:webHidden/>
                <w:color w:val="2B579A"/>
                <w:shd w:val="clear" w:color="auto" w:fill="E6E6E6"/>
              </w:rPr>
              <w:fldChar w:fldCharType="begin"/>
            </w:r>
            <w:r w:rsidR="00467FF9">
              <w:rPr>
                <w:noProof/>
                <w:webHidden/>
              </w:rPr>
              <w:instrText xml:space="preserve"> PAGEREF _Toc37764262 \h </w:instrText>
            </w:r>
            <w:r w:rsidR="00467FF9">
              <w:rPr>
                <w:noProof/>
                <w:webHidden/>
                <w:color w:val="2B579A"/>
                <w:shd w:val="clear" w:color="auto" w:fill="E6E6E6"/>
              </w:rPr>
            </w:r>
            <w:r w:rsidR="00467FF9">
              <w:rPr>
                <w:noProof/>
                <w:webHidden/>
                <w:color w:val="2B579A"/>
                <w:shd w:val="clear" w:color="auto" w:fill="E6E6E6"/>
              </w:rPr>
              <w:fldChar w:fldCharType="separate"/>
            </w:r>
            <w:r w:rsidR="00467FF9">
              <w:rPr>
                <w:noProof/>
                <w:webHidden/>
              </w:rPr>
              <w:t>9</w:t>
            </w:r>
            <w:r w:rsidR="00467FF9">
              <w:rPr>
                <w:noProof/>
                <w:webHidden/>
                <w:color w:val="2B579A"/>
                <w:shd w:val="clear" w:color="auto" w:fill="E6E6E6"/>
              </w:rPr>
              <w:fldChar w:fldCharType="end"/>
            </w:r>
          </w:hyperlink>
        </w:p>
        <w:p w:rsidR="00467FF9" w:rsidRDefault="000B1D1D" w14:paraId="51EBA6E7" w14:textId="07023C40">
          <w:pPr>
            <w:pStyle w:val="TOC1"/>
            <w:tabs>
              <w:tab w:val="right" w:leader="dot" w:pos="9016"/>
            </w:tabs>
            <w:rPr>
              <w:rFonts w:cstheme="minorBidi"/>
              <w:noProof/>
            </w:rPr>
          </w:pPr>
          <w:hyperlink w:history="1" w:anchor="_Toc37764263">
            <w:r w:rsidRPr="003E44ED" w:rsidR="00467FF9">
              <w:rPr>
                <w:rStyle w:val="Hyperlink"/>
                <w:noProof/>
              </w:rPr>
              <w:t>The Dashboard</w:t>
            </w:r>
            <w:r w:rsidR="00467FF9">
              <w:rPr>
                <w:noProof/>
                <w:webHidden/>
              </w:rPr>
              <w:tab/>
            </w:r>
            <w:r w:rsidR="00467FF9">
              <w:rPr>
                <w:noProof/>
                <w:webHidden/>
                <w:color w:val="2B579A"/>
                <w:shd w:val="clear" w:color="auto" w:fill="E6E6E6"/>
              </w:rPr>
              <w:fldChar w:fldCharType="begin"/>
            </w:r>
            <w:r w:rsidR="00467FF9">
              <w:rPr>
                <w:noProof/>
                <w:webHidden/>
              </w:rPr>
              <w:instrText xml:space="preserve"> PAGEREF _Toc37764263 \h </w:instrText>
            </w:r>
            <w:r w:rsidR="00467FF9">
              <w:rPr>
                <w:noProof/>
                <w:webHidden/>
                <w:color w:val="2B579A"/>
                <w:shd w:val="clear" w:color="auto" w:fill="E6E6E6"/>
              </w:rPr>
            </w:r>
            <w:r w:rsidR="00467FF9">
              <w:rPr>
                <w:noProof/>
                <w:webHidden/>
                <w:color w:val="2B579A"/>
                <w:shd w:val="clear" w:color="auto" w:fill="E6E6E6"/>
              </w:rPr>
              <w:fldChar w:fldCharType="separate"/>
            </w:r>
            <w:r w:rsidR="00467FF9">
              <w:rPr>
                <w:noProof/>
                <w:webHidden/>
              </w:rPr>
              <w:t>10</w:t>
            </w:r>
            <w:r w:rsidR="00467FF9">
              <w:rPr>
                <w:noProof/>
                <w:webHidden/>
                <w:color w:val="2B579A"/>
                <w:shd w:val="clear" w:color="auto" w:fill="E6E6E6"/>
              </w:rPr>
              <w:fldChar w:fldCharType="end"/>
            </w:r>
          </w:hyperlink>
        </w:p>
        <w:p w:rsidR="00467FF9" w:rsidRDefault="000B1D1D" w14:paraId="586ED03F" w14:textId="225F351E">
          <w:pPr>
            <w:pStyle w:val="TOC2"/>
            <w:tabs>
              <w:tab w:val="right" w:leader="dot" w:pos="9016"/>
            </w:tabs>
            <w:rPr>
              <w:rFonts w:cstheme="minorBidi"/>
              <w:noProof/>
            </w:rPr>
          </w:pPr>
          <w:hyperlink w:history="1" w:anchor="_Toc37764264">
            <w:r w:rsidRPr="003E44ED" w:rsidR="00467FF9">
              <w:rPr>
                <w:rStyle w:val="Hyperlink"/>
                <w:noProof/>
              </w:rPr>
              <w:t>Admin dashboard</w:t>
            </w:r>
            <w:r w:rsidR="00467FF9">
              <w:rPr>
                <w:noProof/>
                <w:webHidden/>
              </w:rPr>
              <w:tab/>
            </w:r>
            <w:r w:rsidR="00467FF9">
              <w:rPr>
                <w:noProof/>
                <w:webHidden/>
                <w:color w:val="2B579A"/>
                <w:shd w:val="clear" w:color="auto" w:fill="E6E6E6"/>
              </w:rPr>
              <w:fldChar w:fldCharType="begin"/>
            </w:r>
            <w:r w:rsidR="00467FF9">
              <w:rPr>
                <w:noProof/>
                <w:webHidden/>
              </w:rPr>
              <w:instrText xml:space="preserve"> PAGEREF _Toc37764264 \h </w:instrText>
            </w:r>
            <w:r w:rsidR="00467FF9">
              <w:rPr>
                <w:noProof/>
                <w:webHidden/>
                <w:color w:val="2B579A"/>
                <w:shd w:val="clear" w:color="auto" w:fill="E6E6E6"/>
              </w:rPr>
            </w:r>
            <w:r w:rsidR="00467FF9">
              <w:rPr>
                <w:noProof/>
                <w:webHidden/>
                <w:color w:val="2B579A"/>
                <w:shd w:val="clear" w:color="auto" w:fill="E6E6E6"/>
              </w:rPr>
              <w:fldChar w:fldCharType="separate"/>
            </w:r>
            <w:r w:rsidR="00467FF9">
              <w:rPr>
                <w:noProof/>
                <w:webHidden/>
              </w:rPr>
              <w:t>10</w:t>
            </w:r>
            <w:r w:rsidR="00467FF9">
              <w:rPr>
                <w:noProof/>
                <w:webHidden/>
                <w:color w:val="2B579A"/>
                <w:shd w:val="clear" w:color="auto" w:fill="E6E6E6"/>
              </w:rPr>
              <w:fldChar w:fldCharType="end"/>
            </w:r>
          </w:hyperlink>
        </w:p>
        <w:p w:rsidR="00467FF9" w:rsidRDefault="000B1D1D" w14:paraId="2E37E30B" w14:textId="3B307213">
          <w:pPr>
            <w:pStyle w:val="TOC3"/>
            <w:tabs>
              <w:tab w:val="right" w:leader="dot" w:pos="9016"/>
            </w:tabs>
            <w:rPr>
              <w:rFonts w:cstheme="minorBidi"/>
              <w:noProof/>
            </w:rPr>
          </w:pPr>
          <w:hyperlink w:history="1" w:anchor="_Toc37764265">
            <w:r w:rsidRPr="003E44ED" w:rsidR="00467FF9">
              <w:rPr>
                <w:rStyle w:val="Hyperlink"/>
                <w:noProof/>
              </w:rPr>
              <w:t>List all Partners</w:t>
            </w:r>
            <w:r w:rsidR="00467FF9">
              <w:rPr>
                <w:noProof/>
                <w:webHidden/>
              </w:rPr>
              <w:tab/>
            </w:r>
            <w:r w:rsidR="00467FF9">
              <w:rPr>
                <w:noProof/>
                <w:webHidden/>
                <w:color w:val="2B579A"/>
                <w:shd w:val="clear" w:color="auto" w:fill="E6E6E6"/>
              </w:rPr>
              <w:fldChar w:fldCharType="begin"/>
            </w:r>
            <w:r w:rsidR="00467FF9">
              <w:rPr>
                <w:noProof/>
                <w:webHidden/>
              </w:rPr>
              <w:instrText xml:space="preserve"> PAGEREF _Toc37764265 \h </w:instrText>
            </w:r>
            <w:r w:rsidR="00467FF9">
              <w:rPr>
                <w:noProof/>
                <w:webHidden/>
                <w:color w:val="2B579A"/>
                <w:shd w:val="clear" w:color="auto" w:fill="E6E6E6"/>
              </w:rPr>
            </w:r>
            <w:r w:rsidR="00467FF9">
              <w:rPr>
                <w:noProof/>
                <w:webHidden/>
                <w:color w:val="2B579A"/>
                <w:shd w:val="clear" w:color="auto" w:fill="E6E6E6"/>
              </w:rPr>
              <w:fldChar w:fldCharType="separate"/>
            </w:r>
            <w:r w:rsidR="00467FF9">
              <w:rPr>
                <w:noProof/>
                <w:webHidden/>
              </w:rPr>
              <w:t>11</w:t>
            </w:r>
            <w:r w:rsidR="00467FF9">
              <w:rPr>
                <w:noProof/>
                <w:webHidden/>
                <w:color w:val="2B579A"/>
                <w:shd w:val="clear" w:color="auto" w:fill="E6E6E6"/>
              </w:rPr>
              <w:fldChar w:fldCharType="end"/>
            </w:r>
          </w:hyperlink>
        </w:p>
        <w:p w:rsidR="00467FF9" w:rsidRDefault="000B1D1D" w14:paraId="310DF4E3" w14:textId="0F770775">
          <w:pPr>
            <w:pStyle w:val="TOC3"/>
            <w:tabs>
              <w:tab w:val="right" w:leader="dot" w:pos="9016"/>
            </w:tabs>
            <w:rPr>
              <w:rFonts w:cstheme="minorBidi"/>
              <w:noProof/>
            </w:rPr>
          </w:pPr>
          <w:hyperlink w:history="1" w:anchor="_Toc37764266">
            <w:r w:rsidRPr="003E44ED" w:rsidR="00467FF9">
              <w:rPr>
                <w:rStyle w:val="Hyperlink"/>
                <w:noProof/>
              </w:rPr>
              <w:t>View Partner</w:t>
            </w:r>
            <w:r w:rsidR="00467FF9">
              <w:rPr>
                <w:noProof/>
                <w:webHidden/>
              </w:rPr>
              <w:tab/>
            </w:r>
            <w:r w:rsidR="00467FF9">
              <w:rPr>
                <w:noProof/>
                <w:webHidden/>
                <w:color w:val="2B579A"/>
                <w:shd w:val="clear" w:color="auto" w:fill="E6E6E6"/>
              </w:rPr>
              <w:fldChar w:fldCharType="begin"/>
            </w:r>
            <w:r w:rsidR="00467FF9">
              <w:rPr>
                <w:noProof/>
                <w:webHidden/>
              </w:rPr>
              <w:instrText xml:space="preserve"> PAGEREF _Toc37764266 \h </w:instrText>
            </w:r>
            <w:r w:rsidR="00467FF9">
              <w:rPr>
                <w:noProof/>
                <w:webHidden/>
                <w:color w:val="2B579A"/>
                <w:shd w:val="clear" w:color="auto" w:fill="E6E6E6"/>
              </w:rPr>
            </w:r>
            <w:r w:rsidR="00467FF9">
              <w:rPr>
                <w:noProof/>
                <w:webHidden/>
                <w:color w:val="2B579A"/>
                <w:shd w:val="clear" w:color="auto" w:fill="E6E6E6"/>
              </w:rPr>
              <w:fldChar w:fldCharType="separate"/>
            </w:r>
            <w:r w:rsidR="00467FF9">
              <w:rPr>
                <w:noProof/>
                <w:webHidden/>
              </w:rPr>
              <w:t>12</w:t>
            </w:r>
            <w:r w:rsidR="00467FF9">
              <w:rPr>
                <w:noProof/>
                <w:webHidden/>
                <w:color w:val="2B579A"/>
                <w:shd w:val="clear" w:color="auto" w:fill="E6E6E6"/>
              </w:rPr>
              <w:fldChar w:fldCharType="end"/>
            </w:r>
          </w:hyperlink>
        </w:p>
        <w:p w:rsidR="00467FF9" w:rsidRDefault="000B1D1D" w14:paraId="7F7884C6" w14:textId="7E3BA5F0">
          <w:pPr>
            <w:pStyle w:val="TOC3"/>
            <w:tabs>
              <w:tab w:val="right" w:leader="dot" w:pos="9016"/>
            </w:tabs>
            <w:rPr>
              <w:rFonts w:cstheme="minorBidi"/>
              <w:noProof/>
            </w:rPr>
          </w:pPr>
          <w:hyperlink w:history="1" w:anchor="_Toc37764267">
            <w:r w:rsidRPr="003E44ED" w:rsidR="00467FF9">
              <w:rPr>
                <w:rStyle w:val="Hyperlink"/>
                <w:noProof/>
              </w:rPr>
              <w:t>Add a New Partner</w:t>
            </w:r>
            <w:r w:rsidR="00467FF9">
              <w:rPr>
                <w:noProof/>
                <w:webHidden/>
              </w:rPr>
              <w:tab/>
            </w:r>
            <w:r w:rsidR="00467FF9">
              <w:rPr>
                <w:noProof/>
                <w:webHidden/>
                <w:color w:val="2B579A"/>
                <w:shd w:val="clear" w:color="auto" w:fill="E6E6E6"/>
              </w:rPr>
              <w:fldChar w:fldCharType="begin"/>
            </w:r>
            <w:r w:rsidR="00467FF9">
              <w:rPr>
                <w:noProof/>
                <w:webHidden/>
              </w:rPr>
              <w:instrText xml:space="preserve"> PAGEREF _Toc37764267 \h </w:instrText>
            </w:r>
            <w:r w:rsidR="00467FF9">
              <w:rPr>
                <w:noProof/>
                <w:webHidden/>
                <w:color w:val="2B579A"/>
                <w:shd w:val="clear" w:color="auto" w:fill="E6E6E6"/>
              </w:rPr>
            </w:r>
            <w:r w:rsidR="00467FF9">
              <w:rPr>
                <w:noProof/>
                <w:webHidden/>
                <w:color w:val="2B579A"/>
                <w:shd w:val="clear" w:color="auto" w:fill="E6E6E6"/>
              </w:rPr>
              <w:fldChar w:fldCharType="separate"/>
            </w:r>
            <w:r w:rsidR="00467FF9">
              <w:rPr>
                <w:noProof/>
                <w:webHidden/>
              </w:rPr>
              <w:t>13</w:t>
            </w:r>
            <w:r w:rsidR="00467FF9">
              <w:rPr>
                <w:noProof/>
                <w:webHidden/>
                <w:color w:val="2B579A"/>
                <w:shd w:val="clear" w:color="auto" w:fill="E6E6E6"/>
              </w:rPr>
              <w:fldChar w:fldCharType="end"/>
            </w:r>
          </w:hyperlink>
        </w:p>
        <w:p w:rsidR="00467FF9" w:rsidRDefault="000B1D1D" w14:paraId="4D8A97BD" w14:textId="4FE5F948">
          <w:pPr>
            <w:pStyle w:val="TOC3"/>
            <w:tabs>
              <w:tab w:val="right" w:leader="dot" w:pos="9016"/>
            </w:tabs>
            <w:rPr>
              <w:rFonts w:cstheme="minorBidi"/>
              <w:noProof/>
            </w:rPr>
          </w:pPr>
          <w:hyperlink w:history="1" w:anchor="_Toc37764268">
            <w:r w:rsidRPr="003E44ED" w:rsidR="00467FF9">
              <w:rPr>
                <w:rStyle w:val="Hyperlink"/>
                <w:noProof/>
              </w:rPr>
              <w:t>Edit existing Partner</w:t>
            </w:r>
            <w:r w:rsidR="00467FF9">
              <w:rPr>
                <w:noProof/>
                <w:webHidden/>
              </w:rPr>
              <w:tab/>
            </w:r>
            <w:r w:rsidR="00467FF9">
              <w:rPr>
                <w:noProof/>
                <w:webHidden/>
                <w:color w:val="2B579A"/>
                <w:shd w:val="clear" w:color="auto" w:fill="E6E6E6"/>
              </w:rPr>
              <w:fldChar w:fldCharType="begin"/>
            </w:r>
            <w:r w:rsidR="00467FF9">
              <w:rPr>
                <w:noProof/>
                <w:webHidden/>
              </w:rPr>
              <w:instrText xml:space="preserve"> PAGEREF _Toc37764268 \h </w:instrText>
            </w:r>
            <w:r w:rsidR="00467FF9">
              <w:rPr>
                <w:noProof/>
                <w:webHidden/>
                <w:color w:val="2B579A"/>
                <w:shd w:val="clear" w:color="auto" w:fill="E6E6E6"/>
              </w:rPr>
            </w:r>
            <w:r w:rsidR="00467FF9">
              <w:rPr>
                <w:noProof/>
                <w:webHidden/>
                <w:color w:val="2B579A"/>
                <w:shd w:val="clear" w:color="auto" w:fill="E6E6E6"/>
              </w:rPr>
              <w:fldChar w:fldCharType="separate"/>
            </w:r>
            <w:r w:rsidR="00467FF9">
              <w:rPr>
                <w:noProof/>
                <w:webHidden/>
              </w:rPr>
              <w:t>14</w:t>
            </w:r>
            <w:r w:rsidR="00467FF9">
              <w:rPr>
                <w:noProof/>
                <w:webHidden/>
                <w:color w:val="2B579A"/>
                <w:shd w:val="clear" w:color="auto" w:fill="E6E6E6"/>
              </w:rPr>
              <w:fldChar w:fldCharType="end"/>
            </w:r>
          </w:hyperlink>
        </w:p>
        <w:p w:rsidR="00467FF9" w:rsidRDefault="000B1D1D" w14:paraId="58EC1895" w14:textId="3851D2BE">
          <w:pPr>
            <w:pStyle w:val="TOC3"/>
            <w:tabs>
              <w:tab w:val="right" w:leader="dot" w:pos="9016"/>
            </w:tabs>
            <w:rPr>
              <w:rFonts w:cstheme="minorBidi"/>
              <w:noProof/>
            </w:rPr>
          </w:pPr>
          <w:hyperlink w:history="1" w:anchor="_Toc37764269">
            <w:r w:rsidRPr="003E44ED" w:rsidR="00467FF9">
              <w:rPr>
                <w:rStyle w:val="Hyperlink"/>
                <w:noProof/>
              </w:rPr>
              <w:t>List collectors</w:t>
            </w:r>
            <w:r w:rsidR="00467FF9">
              <w:rPr>
                <w:noProof/>
                <w:webHidden/>
              </w:rPr>
              <w:tab/>
            </w:r>
            <w:r w:rsidR="00467FF9">
              <w:rPr>
                <w:noProof/>
                <w:webHidden/>
                <w:color w:val="2B579A"/>
                <w:shd w:val="clear" w:color="auto" w:fill="E6E6E6"/>
              </w:rPr>
              <w:fldChar w:fldCharType="begin"/>
            </w:r>
            <w:r w:rsidR="00467FF9">
              <w:rPr>
                <w:noProof/>
                <w:webHidden/>
              </w:rPr>
              <w:instrText xml:space="preserve"> PAGEREF _Toc37764269 \h </w:instrText>
            </w:r>
            <w:r w:rsidR="00467FF9">
              <w:rPr>
                <w:noProof/>
                <w:webHidden/>
                <w:color w:val="2B579A"/>
                <w:shd w:val="clear" w:color="auto" w:fill="E6E6E6"/>
              </w:rPr>
            </w:r>
            <w:r w:rsidR="00467FF9">
              <w:rPr>
                <w:noProof/>
                <w:webHidden/>
                <w:color w:val="2B579A"/>
                <w:shd w:val="clear" w:color="auto" w:fill="E6E6E6"/>
              </w:rPr>
              <w:fldChar w:fldCharType="separate"/>
            </w:r>
            <w:r w:rsidR="00467FF9">
              <w:rPr>
                <w:noProof/>
                <w:webHidden/>
              </w:rPr>
              <w:t>15</w:t>
            </w:r>
            <w:r w:rsidR="00467FF9">
              <w:rPr>
                <w:noProof/>
                <w:webHidden/>
                <w:color w:val="2B579A"/>
                <w:shd w:val="clear" w:color="auto" w:fill="E6E6E6"/>
              </w:rPr>
              <w:fldChar w:fldCharType="end"/>
            </w:r>
          </w:hyperlink>
        </w:p>
        <w:p w:rsidR="00467FF9" w:rsidRDefault="000B1D1D" w14:paraId="7477EDAF" w14:textId="3B1579A6">
          <w:pPr>
            <w:pStyle w:val="TOC3"/>
            <w:tabs>
              <w:tab w:val="right" w:leader="dot" w:pos="9016"/>
            </w:tabs>
            <w:rPr>
              <w:rFonts w:cstheme="minorBidi"/>
              <w:noProof/>
            </w:rPr>
          </w:pPr>
          <w:hyperlink w:history="1" w:anchor="_Toc37764270">
            <w:r w:rsidRPr="003E44ED" w:rsidR="00467FF9">
              <w:rPr>
                <w:rStyle w:val="Hyperlink"/>
                <w:noProof/>
              </w:rPr>
              <w:t>Application List</w:t>
            </w:r>
            <w:r w:rsidR="00467FF9">
              <w:rPr>
                <w:noProof/>
                <w:webHidden/>
              </w:rPr>
              <w:tab/>
            </w:r>
            <w:r w:rsidR="00467FF9">
              <w:rPr>
                <w:noProof/>
                <w:webHidden/>
                <w:color w:val="2B579A"/>
                <w:shd w:val="clear" w:color="auto" w:fill="E6E6E6"/>
              </w:rPr>
              <w:fldChar w:fldCharType="begin"/>
            </w:r>
            <w:r w:rsidR="00467FF9">
              <w:rPr>
                <w:noProof/>
                <w:webHidden/>
              </w:rPr>
              <w:instrText xml:space="preserve"> PAGEREF _Toc37764270 \h </w:instrText>
            </w:r>
            <w:r w:rsidR="00467FF9">
              <w:rPr>
                <w:noProof/>
                <w:webHidden/>
                <w:color w:val="2B579A"/>
                <w:shd w:val="clear" w:color="auto" w:fill="E6E6E6"/>
              </w:rPr>
            </w:r>
            <w:r w:rsidR="00467FF9">
              <w:rPr>
                <w:noProof/>
                <w:webHidden/>
                <w:color w:val="2B579A"/>
                <w:shd w:val="clear" w:color="auto" w:fill="E6E6E6"/>
              </w:rPr>
              <w:fldChar w:fldCharType="separate"/>
            </w:r>
            <w:r w:rsidR="00467FF9">
              <w:rPr>
                <w:noProof/>
                <w:webHidden/>
              </w:rPr>
              <w:t>16</w:t>
            </w:r>
            <w:r w:rsidR="00467FF9">
              <w:rPr>
                <w:noProof/>
                <w:webHidden/>
                <w:color w:val="2B579A"/>
                <w:shd w:val="clear" w:color="auto" w:fill="E6E6E6"/>
              </w:rPr>
              <w:fldChar w:fldCharType="end"/>
            </w:r>
          </w:hyperlink>
        </w:p>
        <w:p w:rsidR="00467FF9" w:rsidRDefault="000B1D1D" w14:paraId="37E63F72" w14:textId="537EEA1A">
          <w:pPr>
            <w:pStyle w:val="TOC3"/>
            <w:tabs>
              <w:tab w:val="right" w:leader="dot" w:pos="9016"/>
            </w:tabs>
            <w:rPr>
              <w:rFonts w:cstheme="minorBidi"/>
              <w:noProof/>
            </w:rPr>
          </w:pPr>
          <w:hyperlink w:history="1" w:anchor="_Toc37764271">
            <w:r w:rsidRPr="003E44ED" w:rsidR="00467FF9">
              <w:rPr>
                <w:rStyle w:val="Hyperlink"/>
                <w:noProof/>
              </w:rPr>
              <w:t>Change decrease</w:t>
            </w:r>
            <w:r w:rsidR="00467FF9">
              <w:rPr>
                <w:noProof/>
                <w:webHidden/>
              </w:rPr>
              <w:tab/>
            </w:r>
            <w:r w:rsidR="00467FF9">
              <w:rPr>
                <w:noProof/>
                <w:webHidden/>
                <w:color w:val="2B579A"/>
                <w:shd w:val="clear" w:color="auto" w:fill="E6E6E6"/>
              </w:rPr>
              <w:fldChar w:fldCharType="begin"/>
            </w:r>
            <w:r w:rsidR="00467FF9">
              <w:rPr>
                <w:noProof/>
                <w:webHidden/>
              </w:rPr>
              <w:instrText xml:space="preserve"> PAGEREF _Toc37764271 \h </w:instrText>
            </w:r>
            <w:r w:rsidR="00467FF9">
              <w:rPr>
                <w:noProof/>
                <w:webHidden/>
                <w:color w:val="2B579A"/>
                <w:shd w:val="clear" w:color="auto" w:fill="E6E6E6"/>
              </w:rPr>
            </w:r>
            <w:r w:rsidR="00467FF9">
              <w:rPr>
                <w:noProof/>
                <w:webHidden/>
                <w:color w:val="2B579A"/>
                <w:shd w:val="clear" w:color="auto" w:fill="E6E6E6"/>
              </w:rPr>
              <w:fldChar w:fldCharType="separate"/>
            </w:r>
            <w:r w:rsidR="00467FF9">
              <w:rPr>
                <w:noProof/>
                <w:webHidden/>
              </w:rPr>
              <w:t>17</w:t>
            </w:r>
            <w:r w:rsidR="00467FF9">
              <w:rPr>
                <w:noProof/>
                <w:webHidden/>
                <w:color w:val="2B579A"/>
                <w:shd w:val="clear" w:color="auto" w:fill="E6E6E6"/>
              </w:rPr>
              <w:fldChar w:fldCharType="end"/>
            </w:r>
          </w:hyperlink>
        </w:p>
        <w:p w:rsidR="00467FF9" w:rsidRDefault="000B1D1D" w14:paraId="171CCF69" w14:textId="16068780">
          <w:pPr>
            <w:pStyle w:val="TOC3"/>
            <w:tabs>
              <w:tab w:val="right" w:leader="dot" w:pos="9016"/>
            </w:tabs>
            <w:rPr>
              <w:rFonts w:cstheme="minorBidi"/>
              <w:noProof/>
            </w:rPr>
          </w:pPr>
          <w:hyperlink w:history="1" w:anchor="_Toc37764272">
            <w:r w:rsidRPr="003E44ED" w:rsidR="00467FF9">
              <w:rPr>
                <w:rStyle w:val="Hyperlink"/>
                <w:noProof/>
              </w:rPr>
              <w:t>Analytics page (Graphs)</w:t>
            </w:r>
            <w:r w:rsidR="00467FF9">
              <w:rPr>
                <w:noProof/>
                <w:webHidden/>
              </w:rPr>
              <w:tab/>
            </w:r>
            <w:r w:rsidR="00467FF9">
              <w:rPr>
                <w:noProof/>
                <w:webHidden/>
                <w:color w:val="2B579A"/>
                <w:shd w:val="clear" w:color="auto" w:fill="E6E6E6"/>
              </w:rPr>
              <w:fldChar w:fldCharType="begin"/>
            </w:r>
            <w:r w:rsidR="00467FF9">
              <w:rPr>
                <w:noProof/>
                <w:webHidden/>
              </w:rPr>
              <w:instrText xml:space="preserve"> PAGEREF _Toc37764272 \h </w:instrText>
            </w:r>
            <w:r w:rsidR="00467FF9">
              <w:rPr>
                <w:noProof/>
                <w:webHidden/>
                <w:color w:val="2B579A"/>
                <w:shd w:val="clear" w:color="auto" w:fill="E6E6E6"/>
              </w:rPr>
            </w:r>
            <w:r w:rsidR="00467FF9">
              <w:rPr>
                <w:noProof/>
                <w:webHidden/>
                <w:color w:val="2B579A"/>
                <w:shd w:val="clear" w:color="auto" w:fill="E6E6E6"/>
              </w:rPr>
              <w:fldChar w:fldCharType="separate"/>
            </w:r>
            <w:r w:rsidR="00467FF9">
              <w:rPr>
                <w:noProof/>
                <w:webHidden/>
              </w:rPr>
              <w:t>18</w:t>
            </w:r>
            <w:r w:rsidR="00467FF9">
              <w:rPr>
                <w:noProof/>
                <w:webHidden/>
                <w:color w:val="2B579A"/>
                <w:shd w:val="clear" w:color="auto" w:fill="E6E6E6"/>
              </w:rPr>
              <w:fldChar w:fldCharType="end"/>
            </w:r>
          </w:hyperlink>
        </w:p>
        <w:p w:rsidR="00467FF9" w:rsidRDefault="000B1D1D" w14:paraId="474D9E33" w14:textId="11721FFB">
          <w:pPr>
            <w:pStyle w:val="TOC2"/>
            <w:tabs>
              <w:tab w:val="right" w:leader="dot" w:pos="9016"/>
            </w:tabs>
            <w:rPr>
              <w:rFonts w:cstheme="minorBidi"/>
              <w:noProof/>
            </w:rPr>
          </w:pPr>
          <w:hyperlink w:history="1" w:anchor="_Toc37764273">
            <w:r w:rsidRPr="003E44ED" w:rsidR="00467FF9">
              <w:rPr>
                <w:rStyle w:val="Hyperlink"/>
                <w:noProof/>
              </w:rPr>
              <w:t>The Partner Dashboard</w:t>
            </w:r>
            <w:r w:rsidR="00467FF9">
              <w:rPr>
                <w:noProof/>
                <w:webHidden/>
              </w:rPr>
              <w:tab/>
            </w:r>
            <w:r w:rsidR="00467FF9">
              <w:rPr>
                <w:noProof/>
                <w:webHidden/>
                <w:color w:val="2B579A"/>
                <w:shd w:val="clear" w:color="auto" w:fill="E6E6E6"/>
              </w:rPr>
              <w:fldChar w:fldCharType="begin"/>
            </w:r>
            <w:r w:rsidR="00467FF9">
              <w:rPr>
                <w:noProof/>
                <w:webHidden/>
              </w:rPr>
              <w:instrText xml:space="preserve"> PAGEREF _Toc37764273 \h </w:instrText>
            </w:r>
            <w:r w:rsidR="00467FF9">
              <w:rPr>
                <w:noProof/>
                <w:webHidden/>
                <w:color w:val="2B579A"/>
                <w:shd w:val="clear" w:color="auto" w:fill="E6E6E6"/>
              </w:rPr>
            </w:r>
            <w:r w:rsidR="00467FF9">
              <w:rPr>
                <w:noProof/>
                <w:webHidden/>
                <w:color w:val="2B579A"/>
                <w:shd w:val="clear" w:color="auto" w:fill="E6E6E6"/>
              </w:rPr>
              <w:fldChar w:fldCharType="separate"/>
            </w:r>
            <w:r w:rsidR="00467FF9">
              <w:rPr>
                <w:noProof/>
                <w:webHidden/>
              </w:rPr>
              <w:t>21</w:t>
            </w:r>
            <w:r w:rsidR="00467FF9">
              <w:rPr>
                <w:noProof/>
                <w:webHidden/>
                <w:color w:val="2B579A"/>
                <w:shd w:val="clear" w:color="auto" w:fill="E6E6E6"/>
              </w:rPr>
              <w:fldChar w:fldCharType="end"/>
            </w:r>
          </w:hyperlink>
        </w:p>
        <w:p w:rsidR="00467FF9" w:rsidRDefault="000B1D1D" w14:paraId="07BAE711" w14:textId="3841D66F">
          <w:pPr>
            <w:pStyle w:val="TOC3"/>
            <w:tabs>
              <w:tab w:val="right" w:leader="dot" w:pos="9016"/>
            </w:tabs>
            <w:rPr>
              <w:rFonts w:cstheme="minorBidi"/>
              <w:noProof/>
            </w:rPr>
          </w:pPr>
          <w:hyperlink w:history="1" w:anchor="_Toc37764274">
            <w:r w:rsidRPr="003E44ED" w:rsidR="00467FF9">
              <w:rPr>
                <w:rStyle w:val="Hyperlink"/>
                <w:noProof/>
              </w:rPr>
              <w:t>List partners’ collectors</w:t>
            </w:r>
            <w:r w:rsidR="00467FF9">
              <w:rPr>
                <w:noProof/>
                <w:webHidden/>
              </w:rPr>
              <w:tab/>
            </w:r>
            <w:r w:rsidR="00467FF9">
              <w:rPr>
                <w:noProof/>
                <w:webHidden/>
                <w:color w:val="2B579A"/>
                <w:shd w:val="clear" w:color="auto" w:fill="E6E6E6"/>
              </w:rPr>
              <w:fldChar w:fldCharType="begin"/>
            </w:r>
            <w:r w:rsidR="00467FF9">
              <w:rPr>
                <w:noProof/>
                <w:webHidden/>
              </w:rPr>
              <w:instrText xml:space="preserve"> PAGEREF _Toc37764274 \h </w:instrText>
            </w:r>
            <w:r w:rsidR="00467FF9">
              <w:rPr>
                <w:noProof/>
                <w:webHidden/>
                <w:color w:val="2B579A"/>
                <w:shd w:val="clear" w:color="auto" w:fill="E6E6E6"/>
              </w:rPr>
            </w:r>
            <w:r w:rsidR="00467FF9">
              <w:rPr>
                <w:noProof/>
                <w:webHidden/>
                <w:color w:val="2B579A"/>
                <w:shd w:val="clear" w:color="auto" w:fill="E6E6E6"/>
              </w:rPr>
              <w:fldChar w:fldCharType="separate"/>
            </w:r>
            <w:r w:rsidR="00467FF9">
              <w:rPr>
                <w:noProof/>
                <w:webHidden/>
              </w:rPr>
              <w:t>21</w:t>
            </w:r>
            <w:r w:rsidR="00467FF9">
              <w:rPr>
                <w:noProof/>
                <w:webHidden/>
                <w:color w:val="2B579A"/>
                <w:shd w:val="clear" w:color="auto" w:fill="E6E6E6"/>
              </w:rPr>
              <w:fldChar w:fldCharType="end"/>
            </w:r>
          </w:hyperlink>
        </w:p>
        <w:p w:rsidR="00467FF9" w:rsidRDefault="000B1D1D" w14:paraId="283F372B" w14:textId="260BA147">
          <w:pPr>
            <w:pStyle w:val="TOC3"/>
            <w:tabs>
              <w:tab w:val="right" w:leader="dot" w:pos="9016"/>
            </w:tabs>
            <w:rPr>
              <w:rFonts w:cstheme="minorBidi"/>
              <w:noProof/>
            </w:rPr>
          </w:pPr>
          <w:hyperlink w:history="1" w:anchor="_Toc37764275">
            <w:r w:rsidRPr="003E44ED" w:rsidR="00467FF9">
              <w:rPr>
                <w:rStyle w:val="Hyperlink"/>
                <w:noProof/>
              </w:rPr>
              <w:t>Add Collector</w:t>
            </w:r>
            <w:r w:rsidR="00467FF9">
              <w:rPr>
                <w:noProof/>
                <w:webHidden/>
              </w:rPr>
              <w:tab/>
            </w:r>
            <w:r w:rsidR="00467FF9">
              <w:rPr>
                <w:noProof/>
                <w:webHidden/>
                <w:color w:val="2B579A"/>
                <w:shd w:val="clear" w:color="auto" w:fill="E6E6E6"/>
              </w:rPr>
              <w:fldChar w:fldCharType="begin"/>
            </w:r>
            <w:r w:rsidR="00467FF9">
              <w:rPr>
                <w:noProof/>
                <w:webHidden/>
              </w:rPr>
              <w:instrText xml:space="preserve"> PAGEREF _Toc37764275 \h </w:instrText>
            </w:r>
            <w:r w:rsidR="00467FF9">
              <w:rPr>
                <w:noProof/>
                <w:webHidden/>
                <w:color w:val="2B579A"/>
                <w:shd w:val="clear" w:color="auto" w:fill="E6E6E6"/>
              </w:rPr>
            </w:r>
            <w:r w:rsidR="00467FF9">
              <w:rPr>
                <w:noProof/>
                <w:webHidden/>
                <w:color w:val="2B579A"/>
                <w:shd w:val="clear" w:color="auto" w:fill="E6E6E6"/>
              </w:rPr>
              <w:fldChar w:fldCharType="separate"/>
            </w:r>
            <w:r w:rsidR="00467FF9">
              <w:rPr>
                <w:noProof/>
                <w:webHidden/>
              </w:rPr>
              <w:t>22</w:t>
            </w:r>
            <w:r w:rsidR="00467FF9">
              <w:rPr>
                <w:noProof/>
                <w:webHidden/>
                <w:color w:val="2B579A"/>
                <w:shd w:val="clear" w:color="auto" w:fill="E6E6E6"/>
              </w:rPr>
              <w:fldChar w:fldCharType="end"/>
            </w:r>
          </w:hyperlink>
        </w:p>
        <w:p w:rsidR="00467FF9" w:rsidRDefault="000B1D1D" w14:paraId="1C3424BF" w14:textId="5605C845">
          <w:pPr>
            <w:pStyle w:val="TOC3"/>
            <w:tabs>
              <w:tab w:val="right" w:leader="dot" w:pos="9016"/>
            </w:tabs>
            <w:rPr>
              <w:rFonts w:cstheme="minorBidi"/>
              <w:noProof/>
            </w:rPr>
          </w:pPr>
          <w:hyperlink w:history="1" w:anchor="_Toc37764276">
            <w:r w:rsidRPr="003E44ED" w:rsidR="00467FF9">
              <w:rPr>
                <w:rStyle w:val="Hyperlink"/>
                <w:noProof/>
              </w:rPr>
              <w:t>Applications</w:t>
            </w:r>
            <w:r w:rsidR="00467FF9">
              <w:rPr>
                <w:noProof/>
                <w:webHidden/>
              </w:rPr>
              <w:tab/>
            </w:r>
            <w:r w:rsidR="00467FF9">
              <w:rPr>
                <w:noProof/>
                <w:webHidden/>
                <w:color w:val="2B579A"/>
                <w:shd w:val="clear" w:color="auto" w:fill="E6E6E6"/>
              </w:rPr>
              <w:fldChar w:fldCharType="begin"/>
            </w:r>
            <w:r w:rsidR="00467FF9">
              <w:rPr>
                <w:noProof/>
                <w:webHidden/>
              </w:rPr>
              <w:instrText xml:space="preserve"> PAGEREF _Toc37764276 \h </w:instrText>
            </w:r>
            <w:r w:rsidR="00467FF9">
              <w:rPr>
                <w:noProof/>
                <w:webHidden/>
                <w:color w:val="2B579A"/>
                <w:shd w:val="clear" w:color="auto" w:fill="E6E6E6"/>
              </w:rPr>
            </w:r>
            <w:r w:rsidR="00467FF9">
              <w:rPr>
                <w:noProof/>
                <w:webHidden/>
                <w:color w:val="2B579A"/>
                <w:shd w:val="clear" w:color="auto" w:fill="E6E6E6"/>
              </w:rPr>
              <w:fldChar w:fldCharType="separate"/>
            </w:r>
            <w:r w:rsidR="00467FF9">
              <w:rPr>
                <w:noProof/>
                <w:webHidden/>
              </w:rPr>
              <w:t>23</w:t>
            </w:r>
            <w:r w:rsidR="00467FF9">
              <w:rPr>
                <w:noProof/>
                <w:webHidden/>
                <w:color w:val="2B579A"/>
                <w:shd w:val="clear" w:color="auto" w:fill="E6E6E6"/>
              </w:rPr>
              <w:fldChar w:fldCharType="end"/>
            </w:r>
          </w:hyperlink>
        </w:p>
        <w:p w:rsidR="00467FF9" w:rsidRDefault="000B1D1D" w14:paraId="177268BD" w14:textId="3549254D">
          <w:pPr>
            <w:pStyle w:val="TOC3"/>
            <w:tabs>
              <w:tab w:val="right" w:leader="dot" w:pos="9016"/>
            </w:tabs>
            <w:rPr>
              <w:rFonts w:cstheme="minorBidi"/>
              <w:noProof/>
            </w:rPr>
          </w:pPr>
          <w:hyperlink w:history="1" w:anchor="_Toc37764277">
            <w:r w:rsidRPr="003E44ED" w:rsidR="00467FF9">
              <w:rPr>
                <w:rStyle w:val="Hyperlink"/>
                <w:noProof/>
              </w:rPr>
              <w:t>View application</w:t>
            </w:r>
            <w:r w:rsidR="00467FF9">
              <w:rPr>
                <w:noProof/>
                <w:webHidden/>
              </w:rPr>
              <w:tab/>
            </w:r>
            <w:r w:rsidR="00467FF9">
              <w:rPr>
                <w:noProof/>
                <w:webHidden/>
                <w:color w:val="2B579A"/>
                <w:shd w:val="clear" w:color="auto" w:fill="E6E6E6"/>
              </w:rPr>
              <w:fldChar w:fldCharType="begin"/>
            </w:r>
            <w:r w:rsidR="00467FF9">
              <w:rPr>
                <w:noProof/>
                <w:webHidden/>
              </w:rPr>
              <w:instrText xml:space="preserve"> PAGEREF _Toc37764277 \h </w:instrText>
            </w:r>
            <w:r w:rsidR="00467FF9">
              <w:rPr>
                <w:noProof/>
                <w:webHidden/>
                <w:color w:val="2B579A"/>
                <w:shd w:val="clear" w:color="auto" w:fill="E6E6E6"/>
              </w:rPr>
            </w:r>
            <w:r w:rsidR="00467FF9">
              <w:rPr>
                <w:noProof/>
                <w:webHidden/>
                <w:color w:val="2B579A"/>
                <w:shd w:val="clear" w:color="auto" w:fill="E6E6E6"/>
              </w:rPr>
              <w:fldChar w:fldCharType="separate"/>
            </w:r>
            <w:r w:rsidR="00467FF9">
              <w:rPr>
                <w:noProof/>
                <w:webHidden/>
              </w:rPr>
              <w:t>24</w:t>
            </w:r>
            <w:r w:rsidR="00467FF9">
              <w:rPr>
                <w:noProof/>
                <w:webHidden/>
                <w:color w:val="2B579A"/>
                <w:shd w:val="clear" w:color="auto" w:fill="E6E6E6"/>
              </w:rPr>
              <w:fldChar w:fldCharType="end"/>
            </w:r>
          </w:hyperlink>
        </w:p>
        <w:p w:rsidR="00467FF9" w:rsidRDefault="000B1D1D" w14:paraId="1B28DABA" w14:textId="63116DD0">
          <w:pPr>
            <w:pStyle w:val="TOC3"/>
            <w:tabs>
              <w:tab w:val="right" w:leader="dot" w:pos="9016"/>
            </w:tabs>
            <w:rPr>
              <w:rFonts w:cstheme="minorBidi"/>
              <w:noProof/>
            </w:rPr>
          </w:pPr>
          <w:hyperlink w:history="1" w:anchor="_Toc37764278">
            <w:r w:rsidRPr="003E44ED" w:rsidR="00467FF9">
              <w:rPr>
                <w:rStyle w:val="Hyperlink"/>
                <w:noProof/>
              </w:rPr>
              <w:t>Transfer application collector</w:t>
            </w:r>
            <w:r w:rsidR="00467FF9">
              <w:rPr>
                <w:noProof/>
                <w:webHidden/>
              </w:rPr>
              <w:tab/>
            </w:r>
            <w:r w:rsidR="00467FF9">
              <w:rPr>
                <w:noProof/>
                <w:webHidden/>
                <w:color w:val="2B579A"/>
                <w:shd w:val="clear" w:color="auto" w:fill="E6E6E6"/>
              </w:rPr>
              <w:fldChar w:fldCharType="begin"/>
            </w:r>
            <w:r w:rsidR="00467FF9">
              <w:rPr>
                <w:noProof/>
                <w:webHidden/>
              </w:rPr>
              <w:instrText xml:space="preserve"> PAGEREF _Toc37764278 \h </w:instrText>
            </w:r>
            <w:r w:rsidR="00467FF9">
              <w:rPr>
                <w:noProof/>
                <w:webHidden/>
                <w:color w:val="2B579A"/>
                <w:shd w:val="clear" w:color="auto" w:fill="E6E6E6"/>
              </w:rPr>
            </w:r>
            <w:r w:rsidR="00467FF9">
              <w:rPr>
                <w:noProof/>
                <w:webHidden/>
                <w:color w:val="2B579A"/>
                <w:shd w:val="clear" w:color="auto" w:fill="E6E6E6"/>
              </w:rPr>
              <w:fldChar w:fldCharType="separate"/>
            </w:r>
            <w:r w:rsidR="00467FF9">
              <w:rPr>
                <w:noProof/>
                <w:webHidden/>
              </w:rPr>
              <w:t>24</w:t>
            </w:r>
            <w:r w:rsidR="00467FF9">
              <w:rPr>
                <w:noProof/>
                <w:webHidden/>
                <w:color w:val="2B579A"/>
                <w:shd w:val="clear" w:color="auto" w:fill="E6E6E6"/>
              </w:rPr>
              <w:fldChar w:fldCharType="end"/>
            </w:r>
          </w:hyperlink>
        </w:p>
        <w:p w:rsidR="00467FF9" w:rsidRDefault="000B1D1D" w14:paraId="095BD0AA" w14:textId="5E1B9078">
          <w:pPr>
            <w:pStyle w:val="TOC3"/>
            <w:tabs>
              <w:tab w:val="right" w:leader="dot" w:pos="9016"/>
            </w:tabs>
            <w:rPr>
              <w:rFonts w:cstheme="minorBidi"/>
              <w:noProof/>
            </w:rPr>
          </w:pPr>
          <w:hyperlink w:history="1" w:anchor="_Toc37764279">
            <w:r w:rsidRPr="003E44ED" w:rsidR="00467FF9">
              <w:rPr>
                <w:rStyle w:val="Hyperlink"/>
                <w:noProof/>
              </w:rPr>
              <w:t>Partner Add Change decrease reason</w:t>
            </w:r>
            <w:r w:rsidR="00467FF9">
              <w:rPr>
                <w:noProof/>
                <w:webHidden/>
              </w:rPr>
              <w:tab/>
            </w:r>
            <w:r w:rsidR="00467FF9">
              <w:rPr>
                <w:noProof/>
                <w:webHidden/>
                <w:color w:val="2B579A"/>
                <w:shd w:val="clear" w:color="auto" w:fill="E6E6E6"/>
              </w:rPr>
              <w:fldChar w:fldCharType="begin"/>
            </w:r>
            <w:r w:rsidR="00467FF9">
              <w:rPr>
                <w:noProof/>
                <w:webHidden/>
              </w:rPr>
              <w:instrText xml:space="preserve"> PAGEREF _Toc37764279 \h </w:instrText>
            </w:r>
            <w:r w:rsidR="00467FF9">
              <w:rPr>
                <w:noProof/>
                <w:webHidden/>
                <w:color w:val="2B579A"/>
                <w:shd w:val="clear" w:color="auto" w:fill="E6E6E6"/>
              </w:rPr>
            </w:r>
            <w:r w:rsidR="00467FF9">
              <w:rPr>
                <w:noProof/>
                <w:webHidden/>
                <w:color w:val="2B579A"/>
                <w:shd w:val="clear" w:color="auto" w:fill="E6E6E6"/>
              </w:rPr>
              <w:fldChar w:fldCharType="separate"/>
            </w:r>
            <w:r w:rsidR="00467FF9">
              <w:rPr>
                <w:noProof/>
                <w:webHidden/>
              </w:rPr>
              <w:t>25</w:t>
            </w:r>
            <w:r w:rsidR="00467FF9">
              <w:rPr>
                <w:noProof/>
                <w:webHidden/>
                <w:color w:val="2B579A"/>
                <w:shd w:val="clear" w:color="auto" w:fill="E6E6E6"/>
              </w:rPr>
              <w:fldChar w:fldCharType="end"/>
            </w:r>
          </w:hyperlink>
        </w:p>
        <w:p w:rsidR="00467FF9" w:rsidRDefault="000B1D1D" w14:paraId="2260BAFD" w14:textId="1DD38C0D">
          <w:pPr>
            <w:pStyle w:val="TOC3"/>
            <w:tabs>
              <w:tab w:val="right" w:leader="dot" w:pos="9016"/>
            </w:tabs>
            <w:rPr>
              <w:rFonts w:cstheme="minorBidi"/>
              <w:noProof/>
            </w:rPr>
          </w:pPr>
          <w:hyperlink w:history="1" w:anchor="_Toc37764280">
            <w:r w:rsidRPr="003E44ED" w:rsidR="00467FF9">
              <w:rPr>
                <w:rStyle w:val="Hyperlink"/>
                <w:noProof/>
              </w:rPr>
              <w:t>A partner can choose up to two reasons from the list, and write the reason in the box. Then click on submit to send the message. As shown in the popup message below.</w:t>
            </w:r>
            <w:r w:rsidR="00467FF9">
              <w:rPr>
                <w:noProof/>
                <w:webHidden/>
              </w:rPr>
              <w:tab/>
            </w:r>
            <w:r w:rsidR="00467FF9">
              <w:rPr>
                <w:noProof/>
                <w:webHidden/>
                <w:color w:val="2B579A"/>
                <w:shd w:val="clear" w:color="auto" w:fill="E6E6E6"/>
              </w:rPr>
              <w:fldChar w:fldCharType="begin"/>
            </w:r>
            <w:r w:rsidR="00467FF9">
              <w:rPr>
                <w:noProof/>
                <w:webHidden/>
              </w:rPr>
              <w:instrText xml:space="preserve"> PAGEREF _Toc37764280 \h </w:instrText>
            </w:r>
            <w:r w:rsidR="00467FF9">
              <w:rPr>
                <w:noProof/>
                <w:webHidden/>
                <w:color w:val="2B579A"/>
                <w:shd w:val="clear" w:color="auto" w:fill="E6E6E6"/>
              </w:rPr>
            </w:r>
            <w:r w:rsidR="00467FF9">
              <w:rPr>
                <w:noProof/>
                <w:webHidden/>
                <w:color w:val="2B579A"/>
                <w:shd w:val="clear" w:color="auto" w:fill="E6E6E6"/>
              </w:rPr>
              <w:fldChar w:fldCharType="separate"/>
            </w:r>
            <w:r w:rsidR="00467FF9">
              <w:rPr>
                <w:noProof/>
                <w:webHidden/>
              </w:rPr>
              <w:t>26</w:t>
            </w:r>
            <w:r w:rsidR="00467FF9">
              <w:rPr>
                <w:noProof/>
                <w:webHidden/>
                <w:color w:val="2B579A"/>
                <w:shd w:val="clear" w:color="auto" w:fill="E6E6E6"/>
              </w:rPr>
              <w:fldChar w:fldCharType="end"/>
            </w:r>
          </w:hyperlink>
        </w:p>
        <w:p w:rsidR="00467FF9" w:rsidRDefault="000B1D1D" w14:paraId="73F23C58" w14:textId="43DF4CC5">
          <w:pPr>
            <w:pStyle w:val="TOC3"/>
            <w:tabs>
              <w:tab w:val="right" w:leader="dot" w:pos="9016"/>
            </w:tabs>
            <w:rPr>
              <w:rFonts w:cstheme="minorBidi"/>
              <w:noProof/>
            </w:rPr>
          </w:pPr>
          <w:hyperlink w:history="1" w:anchor="_Toc37764281">
            <w:r w:rsidRPr="003E44ED" w:rsidR="00467FF9">
              <w:rPr>
                <w:rStyle w:val="Hyperlink"/>
                <w:noProof/>
              </w:rPr>
              <w:t>Analytics</w:t>
            </w:r>
            <w:r w:rsidR="00467FF9">
              <w:rPr>
                <w:noProof/>
                <w:webHidden/>
              </w:rPr>
              <w:tab/>
            </w:r>
            <w:r w:rsidR="00467FF9">
              <w:rPr>
                <w:noProof/>
                <w:webHidden/>
                <w:color w:val="2B579A"/>
                <w:shd w:val="clear" w:color="auto" w:fill="E6E6E6"/>
              </w:rPr>
              <w:fldChar w:fldCharType="begin"/>
            </w:r>
            <w:r w:rsidR="00467FF9">
              <w:rPr>
                <w:noProof/>
                <w:webHidden/>
              </w:rPr>
              <w:instrText xml:space="preserve"> PAGEREF _Toc37764281 \h </w:instrText>
            </w:r>
            <w:r w:rsidR="00467FF9">
              <w:rPr>
                <w:noProof/>
                <w:webHidden/>
                <w:color w:val="2B579A"/>
                <w:shd w:val="clear" w:color="auto" w:fill="E6E6E6"/>
              </w:rPr>
            </w:r>
            <w:r w:rsidR="00467FF9">
              <w:rPr>
                <w:noProof/>
                <w:webHidden/>
                <w:color w:val="2B579A"/>
                <w:shd w:val="clear" w:color="auto" w:fill="E6E6E6"/>
              </w:rPr>
              <w:fldChar w:fldCharType="separate"/>
            </w:r>
            <w:r w:rsidR="00467FF9">
              <w:rPr>
                <w:noProof/>
                <w:webHidden/>
              </w:rPr>
              <w:t>26</w:t>
            </w:r>
            <w:r w:rsidR="00467FF9">
              <w:rPr>
                <w:noProof/>
                <w:webHidden/>
                <w:color w:val="2B579A"/>
                <w:shd w:val="clear" w:color="auto" w:fill="E6E6E6"/>
              </w:rPr>
              <w:fldChar w:fldCharType="end"/>
            </w:r>
          </w:hyperlink>
        </w:p>
        <w:p w:rsidR="00467FF9" w:rsidRDefault="000B1D1D" w14:paraId="2F020444" w14:textId="5A8D6ED4">
          <w:pPr>
            <w:pStyle w:val="TOC2"/>
            <w:tabs>
              <w:tab w:val="right" w:leader="dot" w:pos="9016"/>
            </w:tabs>
            <w:rPr>
              <w:rFonts w:cstheme="minorBidi"/>
              <w:noProof/>
            </w:rPr>
          </w:pPr>
          <w:hyperlink w:history="1" w:anchor="_Toc37764282">
            <w:r w:rsidRPr="003E44ED" w:rsidR="00467FF9">
              <w:rPr>
                <w:rStyle w:val="Hyperlink"/>
                <w:noProof/>
              </w:rPr>
              <w:t>The Collector dashboard</w:t>
            </w:r>
            <w:r w:rsidR="00467FF9">
              <w:rPr>
                <w:noProof/>
                <w:webHidden/>
              </w:rPr>
              <w:tab/>
            </w:r>
            <w:r w:rsidR="00467FF9">
              <w:rPr>
                <w:noProof/>
                <w:webHidden/>
                <w:color w:val="2B579A"/>
                <w:shd w:val="clear" w:color="auto" w:fill="E6E6E6"/>
              </w:rPr>
              <w:fldChar w:fldCharType="begin"/>
            </w:r>
            <w:r w:rsidR="00467FF9">
              <w:rPr>
                <w:noProof/>
                <w:webHidden/>
              </w:rPr>
              <w:instrText xml:space="preserve"> PAGEREF _Toc37764282 \h </w:instrText>
            </w:r>
            <w:r w:rsidR="00467FF9">
              <w:rPr>
                <w:noProof/>
                <w:webHidden/>
                <w:color w:val="2B579A"/>
                <w:shd w:val="clear" w:color="auto" w:fill="E6E6E6"/>
              </w:rPr>
            </w:r>
            <w:r w:rsidR="00467FF9">
              <w:rPr>
                <w:noProof/>
                <w:webHidden/>
                <w:color w:val="2B579A"/>
                <w:shd w:val="clear" w:color="auto" w:fill="E6E6E6"/>
              </w:rPr>
              <w:fldChar w:fldCharType="separate"/>
            </w:r>
            <w:r w:rsidR="00467FF9">
              <w:rPr>
                <w:noProof/>
                <w:webHidden/>
              </w:rPr>
              <w:t>27</w:t>
            </w:r>
            <w:r w:rsidR="00467FF9">
              <w:rPr>
                <w:noProof/>
                <w:webHidden/>
                <w:color w:val="2B579A"/>
                <w:shd w:val="clear" w:color="auto" w:fill="E6E6E6"/>
              </w:rPr>
              <w:fldChar w:fldCharType="end"/>
            </w:r>
          </w:hyperlink>
        </w:p>
        <w:p w:rsidR="00467FF9" w:rsidRDefault="000B1D1D" w14:paraId="7B6A67C3" w14:textId="32AAA220">
          <w:pPr>
            <w:pStyle w:val="TOC3"/>
            <w:tabs>
              <w:tab w:val="right" w:leader="dot" w:pos="9016"/>
            </w:tabs>
            <w:rPr>
              <w:rFonts w:cstheme="minorBidi"/>
              <w:noProof/>
            </w:rPr>
          </w:pPr>
          <w:hyperlink w:history="1" w:anchor="_Toc37764283">
            <w:r w:rsidRPr="003E44ED" w:rsidR="00467FF9">
              <w:rPr>
                <w:rStyle w:val="Hyperlink"/>
                <w:noProof/>
              </w:rPr>
              <w:t>Create Post-test</w:t>
            </w:r>
            <w:r w:rsidR="00467FF9">
              <w:rPr>
                <w:noProof/>
                <w:webHidden/>
              </w:rPr>
              <w:tab/>
            </w:r>
            <w:r w:rsidR="00467FF9">
              <w:rPr>
                <w:noProof/>
                <w:webHidden/>
                <w:color w:val="2B579A"/>
                <w:shd w:val="clear" w:color="auto" w:fill="E6E6E6"/>
              </w:rPr>
              <w:fldChar w:fldCharType="begin"/>
            </w:r>
            <w:r w:rsidR="00467FF9">
              <w:rPr>
                <w:noProof/>
                <w:webHidden/>
              </w:rPr>
              <w:instrText xml:space="preserve"> PAGEREF _Toc37764283 \h </w:instrText>
            </w:r>
            <w:r w:rsidR="00467FF9">
              <w:rPr>
                <w:noProof/>
                <w:webHidden/>
                <w:color w:val="2B579A"/>
                <w:shd w:val="clear" w:color="auto" w:fill="E6E6E6"/>
              </w:rPr>
            </w:r>
            <w:r w:rsidR="00467FF9">
              <w:rPr>
                <w:noProof/>
                <w:webHidden/>
                <w:color w:val="2B579A"/>
                <w:shd w:val="clear" w:color="auto" w:fill="E6E6E6"/>
              </w:rPr>
              <w:fldChar w:fldCharType="separate"/>
            </w:r>
            <w:r w:rsidR="00467FF9">
              <w:rPr>
                <w:noProof/>
                <w:webHidden/>
              </w:rPr>
              <w:t>31</w:t>
            </w:r>
            <w:r w:rsidR="00467FF9">
              <w:rPr>
                <w:noProof/>
                <w:webHidden/>
                <w:color w:val="2B579A"/>
                <w:shd w:val="clear" w:color="auto" w:fill="E6E6E6"/>
              </w:rPr>
              <w:fldChar w:fldCharType="end"/>
            </w:r>
          </w:hyperlink>
        </w:p>
        <w:p w:rsidR="00467FF9" w:rsidRDefault="000B1D1D" w14:paraId="3C1B937C" w14:textId="1628A8CE">
          <w:pPr>
            <w:pStyle w:val="TOC1"/>
            <w:tabs>
              <w:tab w:val="right" w:leader="dot" w:pos="9016"/>
            </w:tabs>
            <w:rPr>
              <w:rFonts w:cstheme="minorBidi"/>
              <w:noProof/>
            </w:rPr>
          </w:pPr>
          <w:hyperlink w:history="1" w:anchor="_Toc37764284">
            <w:r w:rsidRPr="003E44ED" w:rsidR="00467FF9">
              <w:rPr>
                <w:rStyle w:val="Hyperlink"/>
                <w:noProof/>
              </w:rPr>
              <w:t>The Android app</w:t>
            </w:r>
            <w:r w:rsidR="00467FF9">
              <w:rPr>
                <w:noProof/>
                <w:webHidden/>
              </w:rPr>
              <w:tab/>
            </w:r>
            <w:r w:rsidR="00467FF9">
              <w:rPr>
                <w:noProof/>
                <w:webHidden/>
                <w:color w:val="2B579A"/>
                <w:shd w:val="clear" w:color="auto" w:fill="E6E6E6"/>
              </w:rPr>
              <w:fldChar w:fldCharType="begin"/>
            </w:r>
            <w:r w:rsidR="00467FF9">
              <w:rPr>
                <w:noProof/>
                <w:webHidden/>
              </w:rPr>
              <w:instrText xml:space="preserve"> PAGEREF _Toc37764284 \h </w:instrText>
            </w:r>
            <w:r w:rsidR="00467FF9">
              <w:rPr>
                <w:noProof/>
                <w:webHidden/>
                <w:color w:val="2B579A"/>
                <w:shd w:val="clear" w:color="auto" w:fill="E6E6E6"/>
              </w:rPr>
            </w:r>
            <w:r w:rsidR="00467FF9">
              <w:rPr>
                <w:noProof/>
                <w:webHidden/>
                <w:color w:val="2B579A"/>
                <w:shd w:val="clear" w:color="auto" w:fill="E6E6E6"/>
              </w:rPr>
              <w:fldChar w:fldCharType="separate"/>
            </w:r>
            <w:r w:rsidR="00467FF9">
              <w:rPr>
                <w:noProof/>
                <w:webHidden/>
              </w:rPr>
              <w:t>33</w:t>
            </w:r>
            <w:r w:rsidR="00467FF9">
              <w:rPr>
                <w:noProof/>
                <w:webHidden/>
                <w:color w:val="2B579A"/>
                <w:shd w:val="clear" w:color="auto" w:fill="E6E6E6"/>
              </w:rPr>
              <w:fldChar w:fldCharType="end"/>
            </w:r>
          </w:hyperlink>
        </w:p>
        <w:p w:rsidR="00467FF9" w:rsidRDefault="000B1D1D" w14:paraId="08F5C867" w14:textId="716A40AE">
          <w:pPr>
            <w:pStyle w:val="TOC2"/>
            <w:tabs>
              <w:tab w:val="right" w:leader="dot" w:pos="9016"/>
            </w:tabs>
            <w:rPr>
              <w:rFonts w:cstheme="minorBidi"/>
              <w:noProof/>
            </w:rPr>
          </w:pPr>
          <w:hyperlink w:history="1" w:anchor="_Toc37764285">
            <w:r w:rsidRPr="003E44ED" w:rsidR="00467FF9">
              <w:rPr>
                <w:rStyle w:val="Hyperlink"/>
                <w:noProof/>
              </w:rPr>
              <w:t>How to Create an application as a Collector step by step</w:t>
            </w:r>
            <w:r w:rsidR="00467FF9">
              <w:rPr>
                <w:noProof/>
                <w:webHidden/>
              </w:rPr>
              <w:tab/>
            </w:r>
            <w:r w:rsidR="00467FF9">
              <w:rPr>
                <w:noProof/>
                <w:webHidden/>
                <w:color w:val="2B579A"/>
                <w:shd w:val="clear" w:color="auto" w:fill="E6E6E6"/>
              </w:rPr>
              <w:fldChar w:fldCharType="begin"/>
            </w:r>
            <w:r w:rsidR="00467FF9">
              <w:rPr>
                <w:noProof/>
                <w:webHidden/>
              </w:rPr>
              <w:instrText xml:space="preserve"> PAGEREF _Toc37764285 \h </w:instrText>
            </w:r>
            <w:r w:rsidR="00467FF9">
              <w:rPr>
                <w:noProof/>
                <w:webHidden/>
                <w:color w:val="2B579A"/>
                <w:shd w:val="clear" w:color="auto" w:fill="E6E6E6"/>
              </w:rPr>
            </w:r>
            <w:r w:rsidR="00467FF9">
              <w:rPr>
                <w:noProof/>
                <w:webHidden/>
                <w:color w:val="2B579A"/>
                <w:shd w:val="clear" w:color="auto" w:fill="E6E6E6"/>
              </w:rPr>
              <w:fldChar w:fldCharType="separate"/>
            </w:r>
            <w:r w:rsidR="00467FF9">
              <w:rPr>
                <w:noProof/>
                <w:webHidden/>
              </w:rPr>
              <w:t>33</w:t>
            </w:r>
            <w:r w:rsidR="00467FF9">
              <w:rPr>
                <w:noProof/>
                <w:webHidden/>
                <w:color w:val="2B579A"/>
                <w:shd w:val="clear" w:color="auto" w:fill="E6E6E6"/>
              </w:rPr>
              <w:fldChar w:fldCharType="end"/>
            </w:r>
          </w:hyperlink>
        </w:p>
        <w:p w:rsidR="00467FF9" w:rsidRDefault="000B1D1D" w14:paraId="5815CE6A" w14:textId="6B48645C">
          <w:pPr>
            <w:pStyle w:val="TOC2"/>
            <w:tabs>
              <w:tab w:val="right" w:leader="dot" w:pos="9016"/>
            </w:tabs>
            <w:rPr>
              <w:rFonts w:cstheme="minorBidi"/>
              <w:noProof/>
            </w:rPr>
          </w:pPr>
          <w:hyperlink w:history="1" w:anchor="_Toc37764286">
            <w:r w:rsidRPr="003E44ED" w:rsidR="00467FF9">
              <w:rPr>
                <w:rStyle w:val="Hyperlink"/>
                <w:noProof/>
              </w:rPr>
              <w:t>The collector dashboard explained</w:t>
            </w:r>
            <w:r w:rsidR="00467FF9">
              <w:rPr>
                <w:noProof/>
                <w:webHidden/>
              </w:rPr>
              <w:tab/>
            </w:r>
            <w:r w:rsidR="00467FF9">
              <w:rPr>
                <w:noProof/>
                <w:webHidden/>
                <w:color w:val="2B579A"/>
                <w:shd w:val="clear" w:color="auto" w:fill="E6E6E6"/>
              </w:rPr>
              <w:fldChar w:fldCharType="begin"/>
            </w:r>
            <w:r w:rsidR="00467FF9">
              <w:rPr>
                <w:noProof/>
                <w:webHidden/>
              </w:rPr>
              <w:instrText xml:space="preserve"> PAGEREF _Toc37764286 \h </w:instrText>
            </w:r>
            <w:r w:rsidR="00467FF9">
              <w:rPr>
                <w:noProof/>
                <w:webHidden/>
                <w:color w:val="2B579A"/>
                <w:shd w:val="clear" w:color="auto" w:fill="E6E6E6"/>
              </w:rPr>
            </w:r>
            <w:r w:rsidR="00467FF9">
              <w:rPr>
                <w:noProof/>
                <w:webHidden/>
                <w:color w:val="2B579A"/>
                <w:shd w:val="clear" w:color="auto" w:fill="E6E6E6"/>
              </w:rPr>
              <w:fldChar w:fldCharType="separate"/>
            </w:r>
            <w:r w:rsidR="00467FF9">
              <w:rPr>
                <w:noProof/>
                <w:webHidden/>
              </w:rPr>
              <w:t>34</w:t>
            </w:r>
            <w:r w:rsidR="00467FF9">
              <w:rPr>
                <w:noProof/>
                <w:webHidden/>
                <w:color w:val="2B579A"/>
                <w:shd w:val="clear" w:color="auto" w:fill="E6E6E6"/>
              </w:rPr>
              <w:fldChar w:fldCharType="end"/>
            </w:r>
          </w:hyperlink>
        </w:p>
        <w:p w:rsidR="00467FF9" w:rsidRDefault="000B1D1D" w14:paraId="579C9EC9" w14:textId="42CCE9CC">
          <w:pPr>
            <w:pStyle w:val="TOC2"/>
            <w:tabs>
              <w:tab w:val="right" w:leader="dot" w:pos="9016"/>
            </w:tabs>
            <w:rPr>
              <w:rFonts w:cstheme="minorBidi"/>
              <w:noProof/>
            </w:rPr>
          </w:pPr>
          <w:hyperlink w:history="1" w:anchor="_Toc37764287">
            <w:r w:rsidRPr="003E44ED" w:rsidR="00467FF9">
              <w:rPr>
                <w:rStyle w:val="Hyperlink"/>
                <w:noProof/>
              </w:rPr>
              <w:t>The Add application feature</w:t>
            </w:r>
            <w:r w:rsidR="00467FF9">
              <w:rPr>
                <w:noProof/>
                <w:webHidden/>
              </w:rPr>
              <w:tab/>
            </w:r>
            <w:r w:rsidR="00467FF9">
              <w:rPr>
                <w:noProof/>
                <w:webHidden/>
                <w:color w:val="2B579A"/>
                <w:shd w:val="clear" w:color="auto" w:fill="E6E6E6"/>
              </w:rPr>
              <w:fldChar w:fldCharType="begin"/>
            </w:r>
            <w:r w:rsidR="00467FF9">
              <w:rPr>
                <w:noProof/>
                <w:webHidden/>
              </w:rPr>
              <w:instrText xml:space="preserve"> PAGEREF _Toc37764287 \h </w:instrText>
            </w:r>
            <w:r w:rsidR="00467FF9">
              <w:rPr>
                <w:noProof/>
                <w:webHidden/>
                <w:color w:val="2B579A"/>
                <w:shd w:val="clear" w:color="auto" w:fill="E6E6E6"/>
              </w:rPr>
            </w:r>
            <w:r w:rsidR="00467FF9">
              <w:rPr>
                <w:noProof/>
                <w:webHidden/>
                <w:color w:val="2B579A"/>
                <w:shd w:val="clear" w:color="auto" w:fill="E6E6E6"/>
              </w:rPr>
              <w:fldChar w:fldCharType="separate"/>
            </w:r>
            <w:r w:rsidR="00467FF9">
              <w:rPr>
                <w:noProof/>
                <w:webHidden/>
              </w:rPr>
              <w:t>35</w:t>
            </w:r>
            <w:r w:rsidR="00467FF9">
              <w:rPr>
                <w:noProof/>
                <w:webHidden/>
                <w:color w:val="2B579A"/>
                <w:shd w:val="clear" w:color="auto" w:fill="E6E6E6"/>
              </w:rPr>
              <w:fldChar w:fldCharType="end"/>
            </w:r>
          </w:hyperlink>
        </w:p>
        <w:p w:rsidR="00467FF9" w:rsidRDefault="000B1D1D" w14:paraId="2E845C8A" w14:textId="494A80BF">
          <w:pPr>
            <w:pStyle w:val="TOC2"/>
            <w:tabs>
              <w:tab w:val="right" w:leader="dot" w:pos="9016"/>
            </w:tabs>
            <w:rPr>
              <w:rFonts w:cstheme="minorBidi"/>
              <w:noProof/>
            </w:rPr>
          </w:pPr>
          <w:hyperlink w:history="1" w:anchor="_Toc37764288">
            <w:r w:rsidRPr="003E44ED" w:rsidR="00467FF9">
              <w:rPr>
                <w:rStyle w:val="Hyperlink"/>
                <w:noProof/>
              </w:rPr>
              <w:t>Create a Post test application from a Submitted pretest application</w:t>
            </w:r>
            <w:r w:rsidR="00467FF9">
              <w:rPr>
                <w:noProof/>
                <w:webHidden/>
              </w:rPr>
              <w:tab/>
            </w:r>
            <w:r w:rsidR="00467FF9">
              <w:rPr>
                <w:noProof/>
                <w:webHidden/>
                <w:color w:val="2B579A"/>
                <w:shd w:val="clear" w:color="auto" w:fill="E6E6E6"/>
              </w:rPr>
              <w:fldChar w:fldCharType="begin"/>
            </w:r>
            <w:r w:rsidR="00467FF9">
              <w:rPr>
                <w:noProof/>
                <w:webHidden/>
              </w:rPr>
              <w:instrText xml:space="preserve"> PAGEREF _Toc37764288 \h </w:instrText>
            </w:r>
            <w:r w:rsidR="00467FF9">
              <w:rPr>
                <w:noProof/>
                <w:webHidden/>
                <w:color w:val="2B579A"/>
                <w:shd w:val="clear" w:color="auto" w:fill="E6E6E6"/>
              </w:rPr>
            </w:r>
            <w:r w:rsidR="00467FF9">
              <w:rPr>
                <w:noProof/>
                <w:webHidden/>
                <w:color w:val="2B579A"/>
                <w:shd w:val="clear" w:color="auto" w:fill="E6E6E6"/>
              </w:rPr>
              <w:fldChar w:fldCharType="separate"/>
            </w:r>
            <w:r w:rsidR="00467FF9">
              <w:rPr>
                <w:noProof/>
                <w:webHidden/>
              </w:rPr>
              <w:t>38</w:t>
            </w:r>
            <w:r w:rsidR="00467FF9">
              <w:rPr>
                <w:noProof/>
                <w:webHidden/>
                <w:color w:val="2B579A"/>
                <w:shd w:val="clear" w:color="auto" w:fill="E6E6E6"/>
              </w:rPr>
              <w:fldChar w:fldCharType="end"/>
            </w:r>
          </w:hyperlink>
        </w:p>
        <w:p w:rsidR="00467FF9" w:rsidRDefault="000B1D1D" w14:paraId="26DED39B" w14:textId="66E42546">
          <w:pPr>
            <w:pStyle w:val="TOC2"/>
            <w:tabs>
              <w:tab w:val="right" w:leader="dot" w:pos="9016"/>
            </w:tabs>
            <w:rPr>
              <w:rFonts w:cstheme="minorBidi"/>
              <w:noProof/>
            </w:rPr>
          </w:pPr>
          <w:hyperlink w:history="1" w:anchor="_Toc37764289">
            <w:r w:rsidRPr="003E44ED" w:rsidR="00467FF9">
              <w:rPr>
                <w:rStyle w:val="Hyperlink"/>
                <w:noProof/>
              </w:rPr>
              <w:t>Additional notes:</w:t>
            </w:r>
            <w:r w:rsidR="00467FF9">
              <w:rPr>
                <w:noProof/>
                <w:webHidden/>
              </w:rPr>
              <w:tab/>
            </w:r>
            <w:r w:rsidR="00467FF9">
              <w:rPr>
                <w:noProof/>
                <w:webHidden/>
                <w:color w:val="2B579A"/>
                <w:shd w:val="clear" w:color="auto" w:fill="E6E6E6"/>
              </w:rPr>
              <w:fldChar w:fldCharType="begin"/>
            </w:r>
            <w:r w:rsidR="00467FF9">
              <w:rPr>
                <w:noProof/>
                <w:webHidden/>
              </w:rPr>
              <w:instrText xml:space="preserve"> PAGEREF _Toc37764289 \h </w:instrText>
            </w:r>
            <w:r w:rsidR="00467FF9">
              <w:rPr>
                <w:noProof/>
                <w:webHidden/>
                <w:color w:val="2B579A"/>
                <w:shd w:val="clear" w:color="auto" w:fill="E6E6E6"/>
              </w:rPr>
            </w:r>
            <w:r w:rsidR="00467FF9">
              <w:rPr>
                <w:noProof/>
                <w:webHidden/>
                <w:color w:val="2B579A"/>
                <w:shd w:val="clear" w:color="auto" w:fill="E6E6E6"/>
              </w:rPr>
              <w:fldChar w:fldCharType="separate"/>
            </w:r>
            <w:r w:rsidR="00467FF9">
              <w:rPr>
                <w:noProof/>
                <w:webHidden/>
              </w:rPr>
              <w:t>40</w:t>
            </w:r>
            <w:r w:rsidR="00467FF9">
              <w:rPr>
                <w:noProof/>
                <w:webHidden/>
                <w:color w:val="2B579A"/>
                <w:shd w:val="clear" w:color="auto" w:fill="E6E6E6"/>
              </w:rPr>
              <w:fldChar w:fldCharType="end"/>
            </w:r>
          </w:hyperlink>
        </w:p>
        <w:p w:rsidR="000A2BD6" w:rsidRDefault="000A2BD6" w14:paraId="737E8CF5" w14:textId="4D68A0FF">
          <w:r>
            <w:rPr>
              <w:b/>
              <w:bCs/>
              <w:noProof/>
              <w:color w:val="2B579A"/>
              <w:shd w:val="clear" w:color="auto" w:fill="E6E6E6"/>
            </w:rPr>
            <w:fldChar w:fldCharType="end"/>
          </w:r>
        </w:p>
      </w:sdtContent>
    </w:sdt>
    <w:p w:rsidR="00021DD5" w:rsidP="00F91BC8" w:rsidRDefault="00021DD5" w14:paraId="6FF567CD" w14:textId="77777777">
      <w:pPr>
        <w:rPr>
          <w:rFonts w:ascii="Times New Roman" w:hAnsi="Times New Roman" w:cs="Times New Roman"/>
          <w:b/>
          <w:sz w:val="28"/>
          <w:szCs w:val="28"/>
          <w:u w:val="single"/>
          <w:lang w:val="en-US"/>
        </w:rPr>
      </w:pPr>
    </w:p>
    <w:p w:rsidR="00E2610E" w:rsidRDefault="00E2610E" w14:paraId="48EFDCE7" w14:textId="77777777">
      <w:pPr>
        <w:rPr>
          <w:rFonts w:asciiTheme="majorHAnsi" w:hAnsiTheme="majorHAnsi" w:eastAsiaTheme="majorEastAsia" w:cstheme="majorBidi"/>
          <w:color w:val="365F91" w:themeColor="accent1" w:themeShade="BF"/>
          <w:sz w:val="32"/>
          <w:szCs w:val="32"/>
          <w:lang w:val="en-US"/>
        </w:rPr>
      </w:pPr>
      <w:r>
        <w:rPr>
          <w:lang w:val="en-US"/>
        </w:rPr>
        <w:br w:type="page"/>
      </w:r>
    </w:p>
    <w:p w:rsidRPr="00021DD5" w:rsidR="00F91BC8" w:rsidP="0034420A" w:rsidRDefault="00F91BC8" w14:paraId="1EA97541" w14:textId="136C9DD6">
      <w:pPr>
        <w:pStyle w:val="Heading1"/>
        <w:rPr>
          <w:lang w:val="en-US"/>
        </w:rPr>
      </w:pPr>
      <w:bookmarkStart w:name="_Toc37764247" w:id="0"/>
      <w:r w:rsidRPr="00021DD5">
        <w:rPr>
          <w:lang w:val="en-US"/>
        </w:rPr>
        <w:lastRenderedPageBreak/>
        <w:t>Background</w:t>
      </w:r>
      <w:bookmarkEnd w:id="0"/>
    </w:p>
    <w:p w:rsidRPr="00021DD5" w:rsidR="00021DD5" w:rsidP="00FB3155" w:rsidRDefault="00021DD5" w14:paraId="07C620D7" w14:textId="77777777">
      <w:pPr>
        <w:jc w:val="both"/>
        <w:rPr>
          <w:rFonts w:ascii="Times New Roman" w:hAnsi="Times New Roman" w:cs="Times New Roman"/>
          <w:sz w:val="24"/>
          <w:szCs w:val="24"/>
          <w:lang w:val="en-US"/>
        </w:rPr>
      </w:pPr>
    </w:p>
    <w:p w:rsidR="005969FE" w:rsidP="00FB3155" w:rsidRDefault="00F91BC8" w14:paraId="2E1EFB3A" w14:textId="2B762276">
      <w:pPr>
        <w:jc w:val="both"/>
        <w:rPr>
          <w:rFonts w:ascii="Times New Roman" w:hAnsi="Times New Roman" w:cs="Times New Roman"/>
          <w:sz w:val="24"/>
          <w:szCs w:val="24"/>
          <w:lang w:val="en-US"/>
        </w:rPr>
      </w:pPr>
      <w:r w:rsidRPr="00021DD5">
        <w:rPr>
          <w:rFonts w:ascii="Times New Roman" w:hAnsi="Times New Roman" w:cs="Times New Roman"/>
          <w:sz w:val="24"/>
          <w:szCs w:val="24"/>
          <w:lang w:val="en-US"/>
        </w:rPr>
        <w:t xml:space="preserve">The </w:t>
      </w:r>
      <w:proofErr w:type="spellStart"/>
      <w:r w:rsidRPr="00021DD5" w:rsidR="00F454AA">
        <w:rPr>
          <w:rFonts w:ascii="Times New Roman" w:hAnsi="Times New Roman" w:cs="Times New Roman"/>
          <w:sz w:val="24"/>
          <w:szCs w:val="24"/>
          <w:lang w:val="en-US"/>
        </w:rPr>
        <w:t>CPiEWG</w:t>
      </w:r>
      <w:proofErr w:type="spellEnd"/>
      <w:r w:rsidRPr="00021DD5">
        <w:rPr>
          <w:rFonts w:ascii="Times New Roman" w:hAnsi="Times New Roman" w:cs="Times New Roman"/>
          <w:sz w:val="24"/>
          <w:szCs w:val="24"/>
          <w:lang w:val="en-US"/>
        </w:rPr>
        <w:t xml:space="preserve"> needs a standard way of reporting to the Out</w:t>
      </w:r>
      <w:r w:rsidRPr="00021DD5" w:rsidR="00C021D4">
        <w:rPr>
          <w:rFonts w:ascii="Times New Roman" w:hAnsi="Times New Roman" w:cs="Times New Roman"/>
          <w:sz w:val="24"/>
          <w:szCs w:val="24"/>
          <w:lang w:val="en-US"/>
        </w:rPr>
        <w:t>come 4, i</w:t>
      </w:r>
      <w:r w:rsidRPr="00021DD5">
        <w:rPr>
          <w:rFonts w:ascii="Times New Roman" w:hAnsi="Times New Roman" w:cs="Times New Roman"/>
          <w:sz w:val="24"/>
          <w:szCs w:val="24"/>
          <w:lang w:val="en-US"/>
        </w:rPr>
        <w:t>ndicator</w:t>
      </w:r>
      <w:r w:rsidRPr="00021DD5" w:rsidR="00C021D4">
        <w:rPr>
          <w:rFonts w:ascii="Times New Roman" w:hAnsi="Times New Roman" w:cs="Times New Roman"/>
          <w:sz w:val="24"/>
          <w:szCs w:val="24"/>
          <w:lang w:val="en-US"/>
        </w:rPr>
        <w:t xml:space="preserve"> </w:t>
      </w:r>
      <w:r w:rsidR="0077365C">
        <w:rPr>
          <w:rFonts w:ascii="Times New Roman" w:hAnsi="Times New Roman" w:cs="Times New Roman"/>
          <w:sz w:val="24"/>
          <w:szCs w:val="24"/>
          <w:lang w:val="en-US"/>
        </w:rPr>
        <w:t>C</w:t>
      </w:r>
      <w:r w:rsidRPr="00021DD5" w:rsidR="00021DD5">
        <w:rPr>
          <w:rFonts w:ascii="Times New Roman" w:hAnsi="Times New Roman" w:cs="Times New Roman"/>
          <w:sz w:val="24"/>
          <w:szCs w:val="24"/>
          <w:lang w:val="en-US"/>
        </w:rPr>
        <w:t xml:space="preserve">: </w:t>
      </w:r>
      <w:r w:rsidRPr="004A7443" w:rsidR="004A7443">
        <w:rPr>
          <w:rFonts w:ascii="Times New Roman" w:hAnsi="Times New Roman" w:cs="Times New Roman"/>
          <w:sz w:val="24"/>
          <w:szCs w:val="24"/>
          <w:lang w:val="en-US"/>
        </w:rPr>
        <w:t>% of children (boys and girls) who reported an improvement in their psychosocial wellbeing as measured through the SDQ</w:t>
      </w:r>
      <w:r w:rsidR="0077365C">
        <w:rPr>
          <w:rFonts w:ascii="Times New Roman" w:hAnsi="Times New Roman" w:cs="Times New Roman"/>
          <w:sz w:val="24"/>
          <w:szCs w:val="24"/>
          <w:lang w:val="en-US"/>
        </w:rPr>
        <w:t>”</w:t>
      </w:r>
      <w:r w:rsidRPr="00021DD5">
        <w:rPr>
          <w:rFonts w:ascii="Times New Roman" w:hAnsi="Times New Roman" w:cs="Times New Roman"/>
          <w:i/>
          <w:iCs/>
          <w:sz w:val="24"/>
          <w:szCs w:val="24"/>
          <w:lang w:val="en-US"/>
        </w:rPr>
        <w:t xml:space="preserve">. </w:t>
      </w:r>
      <w:r w:rsidRPr="00021DD5">
        <w:rPr>
          <w:rFonts w:ascii="Times New Roman" w:hAnsi="Times New Roman" w:cs="Times New Roman"/>
          <w:sz w:val="24"/>
          <w:szCs w:val="24"/>
          <w:lang w:val="en-US"/>
        </w:rPr>
        <w:t xml:space="preserve">The Strengths and Difficulties Questionnaire (SDQ) is a brief </w:t>
      </w:r>
      <w:r w:rsidRPr="00021DD5" w:rsidR="00F454AA">
        <w:rPr>
          <w:rFonts w:ascii="Times New Roman" w:hAnsi="Times New Roman" w:cs="Times New Roman"/>
          <w:sz w:val="24"/>
          <w:szCs w:val="24"/>
          <w:lang w:val="en-US"/>
        </w:rPr>
        <w:t>behavioral</w:t>
      </w:r>
      <w:r w:rsidRPr="00021DD5">
        <w:rPr>
          <w:rFonts w:ascii="Times New Roman" w:hAnsi="Times New Roman" w:cs="Times New Roman"/>
          <w:sz w:val="24"/>
          <w:szCs w:val="24"/>
          <w:lang w:val="en-US"/>
        </w:rPr>
        <w:t xml:space="preserve"> screening questionnaire relevant for </w:t>
      </w:r>
      <w:r w:rsidR="0029122F">
        <w:rPr>
          <w:rFonts w:ascii="Times New Roman" w:hAnsi="Times New Roman" w:cs="Times New Roman"/>
          <w:sz w:val="24"/>
          <w:szCs w:val="24"/>
          <w:lang w:val="en-US"/>
        </w:rPr>
        <w:t>6</w:t>
      </w:r>
      <w:r w:rsidRPr="00021DD5" w:rsidR="00021DD5">
        <w:rPr>
          <w:rFonts w:ascii="Times New Roman" w:hAnsi="Times New Roman" w:cs="Times New Roman"/>
          <w:sz w:val="24"/>
          <w:szCs w:val="24"/>
          <w:lang w:val="en-US"/>
        </w:rPr>
        <w:t>-17-year-old</w:t>
      </w:r>
      <w:r w:rsidRPr="00021DD5">
        <w:rPr>
          <w:rFonts w:ascii="Times New Roman" w:hAnsi="Times New Roman" w:cs="Times New Roman"/>
          <w:sz w:val="24"/>
          <w:szCs w:val="24"/>
          <w:lang w:val="en-US"/>
        </w:rPr>
        <w:t xml:space="preserve">. It exists in several versions to meet the needs of researchers, clinicians and educationalists. It includes </w:t>
      </w:r>
      <w:r w:rsidRPr="00021DD5">
        <w:rPr>
          <w:rFonts w:ascii="Times New Roman" w:hAnsi="Times New Roman" w:cs="Times New Roman"/>
          <w:b/>
          <w:bCs/>
          <w:i/>
          <w:iCs/>
          <w:sz w:val="24"/>
          <w:szCs w:val="24"/>
          <w:lang w:val="en-US"/>
        </w:rPr>
        <w:t>25 items on psychological attributes divided into 5 scales:</w:t>
      </w:r>
      <w:r w:rsidRPr="00021DD5">
        <w:rPr>
          <w:rFonts w:ascii="Times New Roman" w:hAnsi="Times New Roman" w:cs="Times New Roman"/>
          <w:sz w:val="24"/>
          <w:szCs w:val="24"/>
          <w:lang w:val="en-US"/>
        </w:rPr>
        <w:t xml:space="preserve"> </w:t>
      </w:r>
    </w:p>
    <w:p w:rsidRPr="00021DD5" w:rsidR="00C021D4" w:rsidP="0034420A" w:rsidRDefault="00F91BC8" w14:paraId="309B7594" w14:textId="6E14C34F">
      <w:pPr>
        <w:rPr>
          <w:rFonts w:ascii="Times New Roman" w:hAnsi="Times New Roman" w:cs="Times New Roman"/>
          <w:sz w:val="24"/>
          <w:szCs w:val="24"/>
          <w:lang w:val="en-US"/>
        </w:rPr>
      </w:pPr>
      <w:r w:rsidRPr="00021DD5">
        <w:rPr>
          <w:rFonts w:ascii="Times New Roman" w:hAnsi="Times New Roman" w:cs="Times New Roman"/>
          <w:sz w:val="24"/>
          <w:szCs w:val="24"/>
          <w:lang w:val="en-US"/>
        </w:rPr>
        <w:t xml:space="preserve">1) emotional symptoms (5 items), </w:t>
      </w:r>
      <w:r w:rsidR="005969FE">
        <w:rPr>
          <w:rFonts w:ascii="Times New Roman" w:hAnsi="Times New Roman" w:cs="Times New Roman"/>
          <w:sz w:val="24"/>
          <w:szCs w:val="24"/>
          <w:lang w:val="en-US"/>
        </w:rPr>
        <w:br/>
      </w:r>
      <w:r w:rsidRPr="00021DD5">
        <w:rPr>
          <w:rFonts w:ascii="Times New Roman" w:hAnsi="Times New Roman" w:cs="Times New Roman"/>
          <w:sz w:val="24"/>
          <w:szCs w:val="24"/>
          <w:lang w:val="en-US"/>
        </w:rPr>
        <w:t xml:space="preserve">2) conduct problems (5 items), </w:t>
      </w:r>
      <w:r w:rsidR="005969FE">
        <w:rPr>
          <w:rFonts w:ascii="Times New Roman" w:hAnsi="Times New Roman" w:cs="Times New Roman"/>
          <w:sz w:val="24"/>
          <w:szCs w:val="24"/>
          <w:lang w:val="en-US"/>
        </w:rPr>
        <w:br/>
      </w:r>
      <w:r w:rsidRPr="00021DD5">
        <w:rPr>
          <w:rFonts w:ascii="Times New Roman" w:hAnsi="Times New Roman" w:cs="Times New Roman"/>
          <w:sz w:val="24"/>
          <w:szCs w:val="24"/>
          <w:lang w:val="en-US"/>
        </w:rPr>
        <w:t xml:space="preserve">3) hyperactivity/inattention (5 items), </w:t>
      </w:r>
      <w:r w:rsidR="005969FE">
        <w:rPr>
          <w:rFonts w:ascii="Times New Roman" w:hAnsi="Times New Roman" w:cs="Times New Roman"/>
          <w:sz w:val="24"/>
          <w:szCs w:val="24"/>
          <w:lang w:val="en-US"/>
        </w:rPr>
        <w:br/>
      </w:r>
      <w:r w:rsidRPr="00021DD5">
        <w:rPr>
          <w:rFonts w:ascii="Times New Roman" w:hAnsi="Times New Roman" w:cs="Times New Roman"/>
          <w:sz w:val="24"/>
          <w:szCs w:val="24"/>
          <w:lang w:val="en-US"/>
        </w:rPr>
        <w:t xml:space="preserve">4) peer relationship problems </w:t>
      </w:r>
      <w:r w:rsidRPr="00021DD5" w:rsidR="00366DC1">
        <w:rPr>
          <w:rFonts w:ascii="Times New Roman" w:hAnsi="Times New Roman" w:cs="Times New Roman"/>
          <w:sz w:val="24"/>
          <w:szCs w:val="24"/>
          <w:lang w:val="en-US"/>
        </w:rPr>
        <w:t xml:space="preserve">(5 items), </w:t>
      </w:r>
      <w:r w:rsidR="005969FE">
        <w:rPr>
          <w:rFonts w:ascii="Times New Roman" w:hAnsi="Times New Roman" w:cs="Times New Roman"/>
          <w:sz w:val="24"/>
          <w:szCs w:val="24"/>
          <w:lang w:val="en-US"/>
        </w:rPr>
        <w:br/>
      </w:r>
      <w:r w:rsidRPr="00021DD5" w:rsidR="00366DC1">
        <w:rPr>
          <w:rFonts w:ascii="Times New Roman" w:hAnsi="Times New Roman" w:cs="Times New Roman"/>
          <w:sz w:val="24"/>
          <w:szCs w:val="24"/>
          <w:lang w:val="en-US"/>
        </w:rPr>
        <w:t>5) prosocial behavio</w:t>
      </w:r>
      <w:r w:rsidRPr="00021DD5">
        <w:rPr>
          <w:rFonts w:ascii="Times New Roman" w:hAnsi="Times New Roman" w:cs="Times New Roman"/>
          <w:sz w:val="24"/>
          <w:szCs w:val="24"/>
          <w:lang w:val="en-US"/>
        </w:rPr>
        <w:t xml:space="preserve">r (5 items). </w:t>
      </w:r>
      <w:r w:rsidR="005969FE">
        <w:rPr>
          <w:rFonts w:ascii="Times New Roman" w:hAnsi="Times New Roman" w:cs="Times New Roman"/>
          <w:sz w:val="24"/>
          <w:szCs w:val="24"/>
          <w:lang w:val="en-US"/>
        </w:rPr>
        <w:br/>
      </w:r>
      <w:r w:rsidR="005969FE">
        <w:rPr>
          <w:rFonts w:ascii="Times New Roman" w:hAnsi="Times New Roman" w:cs="Times New Roman"/>
          <w:sz w:val="24"/>
          <w:szCs w:val="24"/>
          <w:lang w:val="en-US"/>
        </w:rPr>
        <w:br/>
      </w:r>
      <w:r w:rsidRPr="00021DD5">
        <w:rPr>
          <w:rFonts w:ascii="Times New Roman" w:hAnsi="Times New Roman" w:cs="Times New Roman"/>
          <w:sz w:val="24"/>
          <w:szCs w:val="24"/>
          <w:lang w:val="en-US"/>
        </w:rPr>
        <w:t xml:space="preserve">While the SDQ is often used as a diagnostic tool, for the </w:t>
      </w:r>
      <w:proofErr w:type="spellStart"/>
      <w:r w:rsidRPr="00021DD5">
        <w:rPr>
          <w:rFonts w:ascii="Times New Roman" w:hAnsi="Times New Roman" w:cs="Times New Roman"/>
          <w:sz w:val="24"/>
          <w:szCs w:val="24"/>
          <w:lang w:val="en-US"/>
        </w:rPr>
        <w:t>CPiEWG</w:t>
      </w:r>
      <w:proofErr w:type="spellEnd"/>
      <w:r w:rsidRPr="00021DD5">
        <w:rPr>
          <w:rFonts w:ascii="Times New Roman" w:hAnsi="Times New Roman" w:cs="Times New Roman"/>
          <w:sz w:val="24"/>
          <w:szCs w:val="24"/>
          <w:lang w:val="en-US"/>
        </w:rPr>
        <w:t xml:space="preserve"> purpose, it will be used to evaluate outcome. “Before” and “</w:t>
      </w:r>
      <w:r w:rsidR="0029122F">
        <w:rPr>
          <w:rFonts w:ascii="Times New Roman" w:hAnsi="Times New Roman" w:cs="Times New Roman"/>
          <w:sz w:val="24"/>
          <w:szCs w:val="24"/>
          <w:lang w:val="en-US"/>
        </w:rPr>
        <w:t>A</w:t>
      </w:r>
      <w:r w:rsidRPr="00021DD5" w:rsidR="0029122F">
        <w:rPr>
          <w:rFonts w:ascii="Times New Roman" w:hAnsi="Times New Roman" w:cs="Times New Roman"/>
          <w:sz w:val="24"/>
          <w:szCs w:val="24"/>
          <w:lang w:val="en-US"/>
        </w:rPr>
        <w:t>fter</w:t>
      </w:r>
      <w:r w:rsidRPr="00021DD5">
        <w:rPr>
          <w:rFonts w:ascii="Times New Roman" w:hAnsi="Times New Roman" w:cs="Times New Roman"/>
          <w:sz w:val="24"/>
          <w:szCs w:val="24"/>
          <w:lang w:val="en-US"/>
        </w:rPr>
        <w:t xml:space="preserve">” SDQs can be used to evaluate specific interventions, such as psychosocial support activities and </w:t>
      </w:r>
      <w:r w:rsidRPr="00021DD5" w:rsidR="00F454AA">
        <w:rPr>
          <w:rFonts w:ascii="Times New Roman" w:hAnsi="Times New Roman" w:cs="Times New Roman"/>
          <w:sz w:val="24"/>
          <w:szCs w:val="24"/>
          <w:lang w:val="en-US"/>
        </w:rPr>
        <w:t>life skills</w:t>
      </w:r>
      <w:r w:rsidRPr="00021DD5">
        <w:rPr>
          <w:rFonts w:ascii="Times New Roman" w:hAnsi="Times New Roman" w:cs="Times New Roman"/>
          <w:sz w:val="24"/>
          <w:szCs w:val="24"/>
          <w:lang w:val="en-US"/>
        </w:rPr>
        <w:t xml:space="preserve"> programming. </w:t>
      </w:r>
    </w:p>
    <w:p w:rsidRPr="00021DD5" w:rsidR="001A4810" w:rsidP="00FB3155" w:rsidRDefault="0084728F" w14:paraId="6D13489F" w14:textId="77777777">
      <w:pPr>
        <w:jc w:val="both"/>
        <w:rPr>
          <w:rFonts w:ascii="Times New Roman" w:hAnsi="Times New Roman" w:cs="Times New Roman"/>
          <w:sz w:val="24"/>
          <w:szCs w:val="24"/>
        </w:rPr>
      </w:pPr>
      <w:r w:rsidRPr="00021DD5">
        <w:rPr>
          <w:rFonts w:ascii="Times New Roman" w:hAnsi="Times New Roman" w:cs="Times New Roman"/>
          <w:sz w:val="24"/>
          <w:szCs w:val="24"/>
        </w:rPr>
        <w:t>There are two validated versions of the</w:t>
      </w:r>
      <w:r w:rsidRPr="00021DD5" w:rsidR="001A4810">
        <w:rPr>
          <w:rFonts w:ascii="Times New Roman" w:hAnsi="Times New Roman" w:cs="Times New Roman"/>
          <w:sz w:val="24"/>
          <w:szCs w:val="24"/>
        </w:rPr>
        <w:t xml:space="preserve"> SDQ in Arabic language:</w:t>
      </w:r>
    </w:p>
    <w:p w:rsidRPr="00021DD5" w:rsidR="001A4810" w:rsidP="001A4810" w:rsidRDefault="0084728F" w14:paraId="5826B202" w14:textId="2D95A19D">
      <w:pPr>
        <w:pStyle w:val="ListParagraph"/>
        <w:numPr>
          <w:ilvl w:val="0"/>
          <w:numId w:val="7"/>
        </w:numPr>
        <w:jc w:val="both"/>
        <w:rPr>
          <w:rFonts w:ascii="Times New Roman" w:hAnsi="Times New Roman" w:cs="Times New Roman"/>
          <w:sz w:val="24"/>
          <w:szCs w:val="24"/>
        </w:rPr>
      </w:pPr>
      <w:r w:rsidRPr="00021DD5">
        <w:rPr>
          <w:rFonts w:ascii="Times New Roman" w:hAnsi="Times New Roman" w:cs="Times New Roman"/>
          <w:sz w:val="24"/>
          <w:szCs w:val="24"/>
        </w:rPr>
        <w:t xml:space="preserve"> The first for age group </w:t>
      </w:r>
      <w:r w:rsidRPr="00021DD5" w:rsidR="009225B6">
        <w:rPr>
          <w:rFonts w:ascii="Times New Roman" w:hAnsi="Times New Roman" w:cs="Times New Roman"/>
          <w:sz w:val="24"/>
          <w:szCs w:val="24"/>
        </w:rPr>
        <w:t>6-11</w:t>
      </w:r>
      <w:r w:rsidRPr="00021DD5">
        <w:rPr>
          <w:rFonts w:ascii="Times New Roman" w:hAnsi="Times New Roman" w:cs="Times New Roman"/>
          <w:sz w:val="24"/>
          <w:szCs w:val="24"/>
        </w:rPr>
        <w:t xml:space="preserve"> should be administered </w:t>
      </w:r>
      <w:r w:rsidRPr="00021DD5" w:rsidR="00AB778F">
        <w:rPr>
          <w:rFonts w:ascii="Times New Roman" w:hAnsi="Times New Roman" w:cs="Times New Roman"/>
          <w:sz w:val="24"/>
          <w:szCs w:val="24"/>
        </w:rPr>
        <w:t>by facilitators</w:t>
      </w:r>
      <w:r w:rsidRPr="00021DD5" w:rsidR="008E3B88">
        <w:rPr>
          <w:rStyle w:val="FootnoteReference"/>
          <w:rFonts w:ascii="Times New Roman" w:hAnsi="Times New Roman" w:cs="Times New Roman"/>
          <w:sz w:val="24"/>
          <w:szCs w:val="24"/>
        </w:rPr>
        <w:footnoteReference w:id="1"/>
      </w:r>
      <w:r w:rsidRPr="00021DD5" w:rsidR="00AB778F">
        <w:rPr>
          <w:rFonts w:ascii="Times New Roman" w:hAnsi="Times New Roman" w:cs="Times New Roman"/>
          <w:sz w:val="24"/>
          <w:szCs w:val="24"/>
        </w:rPr>
        <w:t xml:space="preserve"> </w:t>
      </w:r>
      <w:r w:rsidRPr="00021DD5" w:rsidR="00E862EE">
        <w:rPr>
          <w:rFonts w:ascii="Times New Roman" w:hAnsi="Times New Roman" w:cs="Times New Roman"/>
          <w:sz w:val="24"/>
          <w:szCs w:val="24"/>
        </w:rPr>
        <w:t>with caregivers (caregivers will answer the questions for the child</w:t>
      </w:r>
      <w:r w:rsidRPr="00021DD5" w:rsidR="00366DC1">
        <w:rPr>
          <w:rFonts w:ascii="Times New Roman" w:hAnsi="Times New Roman" w:cs="Times New Roman"/>
          <w:sz w:val="24"/>
          <w:szCs w:val="24"/>
        </w:rPr>
        <w:t xml:space="preserve"> of age 6-11</w:t>
      </w:r>
      <w:r w:rsidRPr="00021DD5" w:rsidR="00E862EE">
        <w:rPr>
          <w:rFonts w:ascii="Times New Roman" w:hAnsi="Times New Roman" w:cs="Times New Roman"/>
          <w:sz w:val="24"/>
          <w:szCs w:val="24"/>
        </w:rPr>
        <w:t xml:space="preserve">). </w:t>
      </w:r>
    </w:p>
    <w:p w:rsidRPr="00021DD5" w:rsidR="0084728F" w:rsidP="001A4810" w:rsidRDefault="0084728F" w14:paraId="450898E0" w14:textId="6065DDDF">
      <w:pPr>
        <w:pStyle w:val="ListParagraph"/>
        <w:numPr>
          <w:ilvl w:val="0"/>
          <w:numId w:val="7"/>
        </w:numPr>
        <w:jc w:val="both"/>
        <w:rPr>
          <w:rFonts w:ascii="Times New Roman" w:hAnsi="Times New Roman" w:cs="Times New Roman"/>
          <w:sz w:val="24"/>
          <w:szCs w:val="24"/>
        </w:rPr>
      </w:pPr>
      <w:r w:rsidRPr="00021DD5">
        <w:rPr>
          <w:rFonts w:ascii="Times New Roman" w:hAnsi="Times New Roman" w:cs="Times New Roman"/>
          <w:sz w:val="24"/>
          <w:szCs w:val="24"/>
        </w:rPr>
        <w:t xml:space="preserve"> The second</w:t>
      </w:r>
      <w:r w:rsidRPr="00021DD5" w:rsidR="00366DC1">
        <w:rPr>
          <w:rFonts w:ascii="Times New Roman" w:hAnsi="Times New Roman" w:cs="Times New Roman"/>
          <w:sz w:val="24"/>
          <w:szCs w:val="24"/>
        </w:rPr>
        <w:t xml:space="preserve"> version</w:t>
      </w:r>
      <w:r w:rsidRPr="00021DD5">
        <w:rPr>
          <w:rFonts w:ascii="Times New Roman" w:hAnsi="Times New Roman" w:cs="Times New Roman"/>
          <w:sz w:val="24"/>
          <w:szCs w:val="24"/>
        </w:rPr>
        <w:t xml:space="preserve">, </w:t>
      </w:r>
      <w:r w:rsidRPr="00021DD5" w:rsidR="00366DC1">
        <w:rPr>
          <w:rFonts w:ascii="Times New Roman" w:hAnsi="Times New Roman" w:cs="Times New Roman"/>
          <w:sz w:val="24"/>
          <w:szCs w:val="24"/>
        </w:rPr>
        <w:t xml:space="preserve">which is </w:t>
      </w:r>
      <w:r w:rsidRPr="00021DD5">
        <w:rPr>
          <w:rFonts w:ascii="Times New Roman" w:hAnsi="Times New Roman" w:cs="Times New Roman"/>
          <w:sz w:val="24"/>
          <w:szCs w:val="24"/>
        </w:rPr>
        <w:t xml:space="preserve">for age group </w:t>
      </w:r>
      <w:r w:rsidRPr="00021DD5" w:rsidR="0029122F">
        <w:rPr>
          <w:rFonts w:ascii="Times New Roman" w:hAnsi="Times New Roman" w:cs="Times New Roman"/>
          <w:sz w:val="24"/>
          <w:szCs w:val="24"/>
        </w:rPr>
        <w:t>1</w:t>
      </w:r>
      <w:r w:rsidR="0029122F">
        <w:rPr>
          <w:rFonts w:ascii="Times New Roman" w:hAnsi="Times New Roman" w:cs="Times New Roman"/>
          <w:sz w:val="24"/>
          <w:szCs w:val="24"/>
        </w:rPr>
        <w:t>2</w:t>
      </w:r>
      <w:r w:rsidRPr="00021DD5">
        <w:rPr>
          <w:rFonts w:ascii="Times New Roman" w:hAnsi="Times New Roman" w:cs="Times New Roman"/>
          <w:sz w:val="24"/>
          <w:szCs w:val="24"/>
        </w:rPr>
        <w:t>-17, can be self-administered</w:t>
      </w:r>
      <w:r w:rsidRPr="00021DD5" w:rsidR="009225B6">
        <w:rPr>
          <w:rFonts w:ascii="Times New Roman" w:hAnsi="Times New Roman" w:cs="Times New Roman"/>
          <w:sz w:val="24"/>
          <w:szCs w:val="24"/>
        </w:rPr>
        <w:t xml:space="preserve"> given the child ability to read and write. </w:t>
      </w:r>
      <w:r w:rsidRPr="00021DD5" w:rsidR="003952C0">
        <w:rPr>
          <w:rFonts w:ascii="Times New Roman" w:hAnsi="Times New Roman" w:cs="Times New Roman"/>
          <w:sz w:val="24"/>
          <w:szCs w:val="24"/>
        </w:rPr>
        <w:t xml:space="preserve">It </w:t>
      </w:r>
      <w:r w:rsidRPr="00021DD5" w:rsidR="009225B6">
        <w:rPr>
          <w:rFonts w:ascii="Times New Roman" w:hAnsi="Times New Roman" w:cs="Times New Roman"/>
          <w:sz w:val="24"/>
          <w:szCs w:val="24"/>
        </w:rPr>
        <w:t xml:space="preserve">is highly recommended that even when adolescents are self-administering the questionnaire, verbal guidance should be provided by the facilitators. </w:t>
      </w:r>
    </w:p>
    <w:p w:rsidRPr="00021DD5" w:rsidR="0084728F" w:rsidP="00FB3155" w:rsidRDefault="00F91BC8" w14:paraId="75DD9CFE" w14:textId="3F3A5F6F">
      <w:pPr>
        <w:jc w:val="both"/>
        <w:rPr>
          <w:rFonts w:ascii="Times New Roman" w:hAnsi="Times New Roman" w:cs="Times New Roman"/>
          <w:sz w:val="24"/>
          <w:szCs w:val="24"/>
          <w:lang w:val="en-US"/>
        </w:rPr>
      </w:pPr>
      <w:r w:rsidRPr="00021DD5">
        <w:rPr>
          <w:rFonts w:ascii="Times New Roman" w:hAnsi="Times New Roman" w:cs="Times New Roman"/>
          <w:b/>
          <w:bCs/>
          <w:sz w:val="24"/>
          <w:szCs w:val="24"/>
          <w:lang w:val="en-US"/>
        </w:rPr>
        <w:t xml:space="preserve">All organizations will need to use the same </w:t>
      </w:r>
      <w:r w:rsidRPr="00021DD5" w:rsidR="00021DD5">
        <w:rPr>
          <w:rFonts w:ascii="Times New Roman" w:hAnsi="Times New Roman" w:cs="Times New Roman"/>
          <w:b/>
          <w:bCs/>
          <w:sz w:val="24"/>
          <w:szCs w:val="24"/>
          <w:lang w:val="en-US"/>
        </w:rPr>
        <w:t>tool;</w:t>
      </w:r>
      <w:r w:rsidRPr="00021DD5">
        <w:rPr>
          <w:rFonts w:ascii="Times New Roman" w:hAnsi="Times New Roman" w:cs="Times New Roman"/>
          <w:b/>
          <w:bCs/>
          <w:sz w:val="24"/>
          <w:szCs w:val="24"/>
          <w:lang w:val="en-US"/>
        </w:rPr>
        <w:t xml:space="preserve"> </w:t>
      </w:r>
      <w:proofErr w:type="gramStart"/>
      <w:r w:rsidRPr="00021DD5">
        <w:rPr>
          <w:rFonts w:ascii="Times New Roman" w:hAnsi="Times New Roman" w:cs="Times New Roman"/>
          <w:b/>
          <w:bCs/>
          <w:sz w:val="24"/>
          <w:szCs w:val="24"/>
          <w:lang w:val="en-US"/>
        </w:rPr>
        <w:t>however</w:t>
      </w:r>
      <w:proofErr w:type="gramEnd"/>
      <w:r w:rsidRPr="00021DD5">
        <w:rPr>
          <w:rFonts w:ascii="Times New Roman" w:hAnsi="Times New Roman" w:cs="Times New Roman"/>
          <w:b/>
          <w:bCs/>
          <w:sz w:val="24"/>
          <w:szCs w:val="24"/>
          <w:lang w:val="en-US"/>
        </w:rPr>
        <w:t xml:space="preserve"> they can choose to u</w:t>
      </w:r>
      <w:r w:rsidRPr="00021DD5" w:rsidR="008B469F">
        <w:rPr>
          <w:rFonts w:ascii="Times New Roman" w:hAnsi="Times New Roman" w:cs="Times New Roman"/>
          <w:b/>
          <w:bCs/>
          <w:sz w:val="24"/>
          <w:szCs w:val="24"/>
          <w:lang w:val="en-US"/>
        </w:rPr>
        <w:t xml:space="preserve">se their own supplemental tools in addition to the SDQ. </w:t>
      </w:r>
    </w:p>
    <w:p w:rsidRPr="00021DD5" w:rsidR="003952C0" w:rsidP="003952C0" w:rsidRDefault="00E148C7" w14:paraId="7FF47FF2" w14:textId="76D14512">
      <w:pPr>
        <w:jc w:val="both"/>
        <w:rPr>
          <w:rFonts w:ascii="Times New Roman" w:hAnsi="Times New Roman" w:cs="Times New Roman"/>
          <w:sz w:val="24"/>
          <w:szCs w:val="24"/>
          <w:lang w:val="en-US"/>
        </w:rPr>
      </w:pPr>
      <w:r w:rsidRPr="00021DD5">
        <w:rPr>
          <w:rFonts w:ascii="Times New Roman" w:hAnsi="Times New Roman" w:cs="Times New Roman"/>
          <w:sz w:val="24"/>
          <w:szCs w:val="24"/>
          <w:lang w:val="en-US"/>
        </w:rPr>
        <w:t xml:space="preserve">It is important to note that the SDQ </w:t>
      </w:r>
      <w:r w:rsidRPr="00021DD5" w:rsidR="003952C0">
        <w:rPr>
          <w:rFonts w:ascii="Times New Roman" w:hAnsi="Times New Roman" w:cs="Times New Roman"/>
          <w:sz w:val="24"/>
          <w:szCs w:val="24"/>
          <w:lang w:val="en-US"/>
        </w:rPr>
        <w:t xml:space="preserve">(as all tools do) </w:t>
      </w:r>
      <w:r w:rsidRPr="00021DD5">
        <w:rPr>
          <w:rFonts w:ascii="Times New Roman" w:hAnsi="Times New Roman" w:cs="Times New Roman"/>
          <w:sz w:val="24"/>
          <w:szCs w:val="24"/>
          <w:lang w:val="en-US"/>
        </w:rPr>
        <w:t xml:space="preserve">has limitations. Other tools should be used in order to adequately understand improvements in children’s wellbeing, including those tools that have been developed and are recommended by the PSS Committee, such as the CFS checklist </w:t>
      </w:r>
      <w:r w:rsidRPr="00021DD5" w:rsidR="007E7ADA">
        <w:rPr>
          <w:rFonts w:ascii="Times New Roman" w:hAnsi="Times New Roman" w:cs="Times New Roman"/>
          <w:sz w:val="24"/>
          <w:szCs w:val="24"/>
          <w:lang w:val="en-US"/>
        </w:rPr>
        <w:t>and the Focus Group Discussion G</w:t>
      </w:r>
      <w:r w:rsidRPr="00021DD5">
        <w:rPr>
          <w:rFonts w:ascii="Times New Roman" w:hAnsi="Times New Roman" w:cs="Times New Roman"/>
          <w:sz w:val="24"/>
          <w:szCs w:val="24"/>
          <w:lang w:val="en-US"/>
        </w:rPr>
        <w:t>uide for evaluating PSS activities with c</w:t>
      </w:r>
      <w:r w:rsidRPr="00021DD5" w:rsidR="007E7ADA">
        <w:rPr>
          <w:rFonts w:ascii="Times New Roman" w:hAnsi="Times New Roman" w:cs="Times New Roman"/>
          <w:sz w:val="24"/>
          <w:szCs w:val="24"/>
          <w:lang w:val="en-US"/>
        </w:rPr>
        <w:t>hildren</w:t>
      </w:r>
      <w:r w:rsidRPr="00021DD5" w:rsidR="00CD08A5">
        <w:rPr>
          <w:rFonts w:ascii="Times New Roman" w:hAnsi="Times New Roman" w:cs="Times New Roman"/>
          <w:sz w:val="24"/>
          <w:szCs w:val="24"/>
          <w:lang w:val="en-US"/>
        </w:rPr>
        <w:t>.</w:t>
      </w:r>
      <w:r w:rsidRPr="00021DD5">
        <w:rPr>
          <w:rFonts w:ascii="Times New Roman" w:hAnsi="Times New Roman" w:cs="Times New Roman"/>
          <w:sz w:val="24"/>
          <w:szCs w:val="24"/>
          <w:lang w:val="en-US"/>
        </w:rPr>
        <w:t xml:space="preserve"> These tools as well as the SDQ forms and guidance note are available on the PSS Committe</w:t>
      </w:r>
      <w:r w:rsidRPr="00021DD5" w:rsidR="003952C0">
        <w:rPr>
          <w:rFonts w:ascii="Times New Roman" w:hAnsi="Times New Roman" w:cs="Times New Roman"/>
          <w:sz w:val="24"/>
          <w:szCs w:val="24"/>
          <w:lang w:val="en-US"/>
        </w:rPr>
        <w:t>e Dropbox and can be found here:</w:t>
      </w:r>
    </w:p>
    <w:p w:rsidRPr="00021DD5" w:rsidR="004C707A" w:rsidP="003952C0" w:rsidRDefault="00E148C7" w14:paraId="1ECED9A5" w14:textId="078D0745">
      <w:pPr>
        <w:jc w:val="both"/>
        <w:rPr>
          <w:rFonts w:ascii="Times New Roman" w:hAnsi="Times New Roman" w:cs="Times New Roman"/>
          <w:sz w:val="24"/>
          <w:szCs w:val="24"/>
          <w:lang w:val="en-US"/>
        </w:rPr>
      </w:pPr>
      <w:r w:rsidRPr="00021DD5">
        <w:rPr>
          <w:rFonts w:ascii="Times New Roman" w:hAnsi="Times New Roman" w:cs="Times New Roman"/>
          <w:sz w:val="24"/>
          <w:szCs w:val="24"/>
          <w:lang w:val="en-US"/>
        </w:rPr>
        <w:t xml:space="preserve"> </w:t>
      </w:r>
      <w:hyperlink w:history="1" r:id="rId12">
        <w:r w:rsidRPr="00021DD5">
          <w:rPr>
            <w:rStyle w:val="Hyperlink"/>
            <w:rFonts w:ascii="Times New Roman" w:hAnsi="Times New Roman" w:cs="Times New Roman"/>
            <w:sz w:val="24"/>
            <w:szCs w:val="24"/>
            <w:lang w:val="en-US"/>
          </w:rPr>
          <w:t>https://www.dropbox.com/sh/zpfu5umh03j8m0m/AAAwt3FqOZOr7lEmI_Wk1uxEa?dl=0</w:t>
        </w:r>
      </w:hyperlink>
    </w:p>
    <w:p w:rsidRPr="00021DD5" w:rsidR="00FB3155" w:rsidP="00FB3155" w:rsidRDefault="00FB3155" w14:paraId="093C1D56" w14:textId="77777777">
      <w:pPr>
        <w:jc w:val="both"/>
        <w:rPr>
          <w:rFonts w:ascii="Times New Roman" w:hAnsi="Times New Roman" w:cs="Times New Roman"/>
          <w:sz w:val="24"/>
          <w:szCs w:val="24"/>
          <w:lang w:val="en-US"/>
        </w:rPr>
      </w:pPr>
    </w:p>
    <w:p w:rsidRPr="00021DD5" w:rsidR="00FB3155" w:rsidRDefault="00FB3155" w14:paraId="56220ED7" w14:textId="77777777">
      <w:pPr>
        <w:rPr>
          <w:rFonts w:ascii="Times New Roman" w:hAnsi="Times New Roman" w:cs="Times New Roman"/>
          <w:b/>
          <w:sz w:val="24"/>
          <w:szCs w:val="24"/>
          <w:u w:val="single"/>
          <w:lang w:val="en-US"/>
        </w:rPr>
      </w:pPr>
    </w:p>
    <w:p w:rsidRPr="00021DD5" w:rsidR="00FB3155" w:rsidRDefault="00FB3155" w14:paraId="73A01F40" w14:textId="77777777">
      <w:pPr>
        <w:rPr>
          <w:rFonts w:ascii="Times New Roman" w:hAnsi="Times New Roman" w:cs="Times New Roman"/>
          <w:b/>
          <w:sz w:val="24"/>
          <w:szCs w:val="24"/>
          <w:u w:val="single"/>
          <w:lang w:val="en-US"/>
        </w:rPr>
      </w:pPr>
    </w:p>
    <w:p w:rsidRPr="00021DD5" w:rsidR="00FB3155" w:rsidP="0034420A" w:rsidRDefault="0084728F" w14:paraId="348D2A47" w14:textId="3533EEEF">
      <w:pPr>
        <w:pStyle w:val="Heading1"/>
        <w:rPr>
          <w:lang w:val="en-US"/>
        </w:rPr>
      </w:pPr>
      <w:bookmarkStart w:name="_Toc37764248" w:id="1"/>
      <w:r w:rsidRPr="00021DD5">
        <w:rPr>
          <w:lang w:val="en-US"/>
        </w:rPr>
        <w:t xml:space="preserve">Which activities in the </w:t>
      </w:r>
      <w:r w:rsidR="00372D42">
        <w:rPr>
          <w:lang w:val="en-US"/>
        </w:rPr>
        <w:t>202</w:t>
      </w:r>
      <w:ins w:author="Roula Abi Saad" w:date="2021-07-28T09:29:00Z" w:id="2">
        <w:r w:rsidR="00227F94">
          <w:rPr>
            <w:lang w:val="en-US"/>
          </w:rPr>
          <w:t>1</w:t>
        </w:r>
      </w:ins>
      <w:del w:author="Roula Abi Saad" w:date="2021-07-28T09:29:00Z" w:id="3">
        <w:r w:rsidDel="00227F94" w:rsidR="00372D42">
          <w:rPr>
            <w:lang w:val="en-US"/>
          </w:rPr>
          <w:delText>0</w:delText>
        </w:r>
      </w:del>
      <w:r w:rsidRPr="00021DD5" w:rsidR="00372D42">
        <w:rPr>
          <w:lang w:val="en-US"/>
        </w:rPr>
        <w:t xml:space="preserve"> </w:t>
      </w:r>
      <w:r w:rsidRPr="00021DD5">
        <w:rPr>
          <w:lang w:val="en-US"/>
        </w:rPr>
        <w:t>LCRP require use of the SDQ</w:t>
      </w:r>
      <w:bookmarkEnd w:id="1"/>
    </w:p>
    <w:p w:rsidRPr="00021DD5" w:rsidR="00021DD5" w:rsidP="00021DD5" w:rsidRDefault="00507F2F" w14:paraId="5DD90A8B" w14:textId="0CD259EB">
      <w:pPr>
        <w:jc w:val="both"/>
        <w:rPr>
          <w:rFonts w:ascii="Times New Roman" w:hAnsi="Times New Roman" w:cs="Times New Roman"/>
          <w:sz w:val="24"/>
          <w:szCs w:val="24"/>
        </w:rPr>
      </w:pPr>
      <w:r w:rsidRPr="00021DD5">
        <w:rPr>
          <w:rFonts w:ascii="Times New Roman" w:hAnsi="Times New Roman" w:cs="Times New Roman"/>
          <w:sz w:val="24"/>
          <w:szCs w:val="24"/>
        </w:rPr>
        <w:t xml:space="preserve">SDQ will be required for </w:t>
      </w:r>
      <w:r w:rsidRPr="00021DD5" w:rsidR="005950FA">
        <w:rPr>
          <w:rFonts w:ascii="Times New Roman" w:hAnsi="Times New Roman" w:cs="Times New Roman"/>
          <w:sz w:val="24"/>
          <w:szCs w:val="24"/>
        </w:rPr>
        <w:t xml:space="preserve">any actor </w:t>
      </w:r>
      <w:r w:rsidRPr="00021DD5">
        <w:rPr>
          <w:rFonts w:ascii="Times New Roman" w:hAnsi="Times New Roman" w:cs="Times New Roman"/>
          <w:sz w:val="24"/>
          <w:szCs w:val="24"/>
        </w:rPr>
        <w:t xml:space="preserve">conducting </w:t>
      </w:r>
      <w:r w:rsidRPr="00021DD5" w:rsidR="003E363B">
        <w:rPr>
          <w:rFonts w:ascii="Times New Roman" w:hAnsi="Times New Roman" w:cs="Times New Roman"/>
          <w:sz w:val="24"/>
          <w:szCs w:val="24"/>
        </w:rPr>
        <w:t>F</w:t>
      </w:r>
      <w:r w:rsidRPr="00021DD5">
        <w:rPr>
          <w:rFonts w:ascii="Times New Roman" w:hAnsi="Times New Roman" w:cs="Times New Roman"/>
          <w:sz w:val="24"/>
          <w:szCs w:val="24"/>
        </w:rPr>
        <w:t>ocused PSS</w:t>
      </w:r>
      <w:r w:rsidRPr="00021DD5" w:rsidR="009225B6">
        <w:rPr>
          <w:rStyle w:val="FootnoteReference"/>
          <w:rFonts w:ascii="Times New Roman" w:hAnsi="Times New Roman" w:cs="Times New Roman"/>
          <w:sz w:val="24"/>
          <w:szCs w:val="24"/>
        </w:rPr>
        <w:footnoteReference w:id="2"/>
      </w:r>
      <w:r w:rsidRPr="00021DD5">
        <w:rPr>
          <w:rFonts w:ascii="Times New Roman" w:hAnsi="Times New Roman" w:cs="Times New Roman"/>
          <w:sz w:val="24"/>
          <w:szCs w:val="24"/>
        </w:rPr>
        <w:t xml:space="preserve"> </w:t>
      </w:r>
      <w:r w:rsidRPr="00021DD5" w:rsidR="00061EB3">
        <w:rPr>
          <w:rFonts w:ascii="Times New Roman" w:hAnsi="Times New Roman" w:cs="Times New Roman"/>
          <w:sz w:val="24"/>
          <w:szCs w:val="24"/>
        </w:rPr>
        <w:t>programmes for</w:t>
      </w:r>
      <w:r w:rsidRPr="00021DD5" w:rsidR="0084728F">
        <w:rPr>
          <w:rFonts w:ascii="Times New Roman" w:hAnsi="Times New Roman" w:cs="Times New Roman"/>
          <w:sz w:val="24"/>
          <w:szCs w:val="24"/>
        </w:rPr>
        <w:t xml:space="preserve"> </w:t>
      </w:r>
      <w:r w:rsidRPr="00021DD5" w:rsidR="00E1494E">
        <w:rPr>
          <w:rFonts w:ascii="Times New Roman" w:hAnsi="Times New Roman" w:cs="Times New Roman"/>
          <w:sz w:val="24"/>
          <w:szCs w:val="24"/>
        </w:rPr>
        <w:t xml:space="preserve">children </w:t>
      </w:r>
      <w:r w:rsidRPr="00021DD5" w:rsidR="005950FA">
        <w:rPr>
          <w:rFonts w:ascii="Times New Roman" w:hAnsi="Times New Roman" w:cs="Times New Roman"/>
          <w:sz w:val="24"/>
          <w:szCs w:val="24"/>
        </w:rPr>
        <w:t>and/</w:t>
      </w:r>
      <w:r w:rsidRPr="00021DD5" w:rsidR="00E1494E">
        <w:rPr>
          <w:rFonts w:ascii="Times New Roman" w:hAnsi="Times New Roman" w:cs="Times New Roman"/>
          <w:sz w:val="24"/>
          <w:szCs w:val="24"/>
        </w:rPr>
        <w:t xml:space="preserve">or </w:t>
      </w:r>
      <w:r w:rsidRPr="00021DD5" w:rsidR="0084728F">
        <w:rPr>
          <w:rFonts w:ascii="Times New Roman" w:hAnsi="Times New Roman" w:cs="Times New Roman"/>
          <w:sz w:val="24"/>
          <w:szCs w:val="24"/>
        </w:rPr>
        <w:t xml:space="preserve">adolescents </w:t>
      </w:r>
      <w:r w:rsidRPr="00021DD5" w:rsidR="003E363B">
        <w:rPr>
          <w:rFonts w:ascii="Times New Roman" w:hAnsi="Times New Roman" w:cs="Times New Roman"/>
          <w:sz w:val="24"/>
          <w:szCs w:val="24"/>
        </w:rPr>
        <w:t>ages</w:t>
      </w:r>
      <w:r w:rsidRPr="00021DD5" w:rsidR="005950FA">
        <w:rPr>
          <w:rFonts w:ascii="Times New Roman" w:hAnsi="Times New Roman" w:cs="Times New Roman"/>
          <w:sz w:val="24"/>
          <w:szCs w:val="24"/>
        </w:rPr>
        <w:t xml:space="preserve"> 6 to 17 years old </w:t>
      </w:r>
      <w:r w:rsidRPr="00021DD5" w:rsidR="0084728F">
        <w:rPr>
          <w:rFonts w:ascii="Times New Roman" w:hAnsi="Times New Roman" w:cs="Times New Roman"/>
          <w:sz w:val="24"/>
          <w:szCs w:val="24"/>
        </w:rPr>
        <w:t>which falls under the child protection LCRP Out</w:t>
      </w:r>
      <w:r w:rsidRPr="00021DD5" w:rsidR="00560669">
        <w:rPr>
          <w:rFonts w:ascii="Times New Roman" w:hAnsi="Times New Roman" w:cs="Times New Roman"/>
          <w:sz w:val="24"/>
          <w:szCs w:val="24"/>
        </w:rPr>
        <w:t>come 4 “Provide boys and girls at risk and survivors of violence, exploitation and abuse with access to an improved and equitable prevention and response”; Indicator 4 “</w:t>
      </w:r>
      <w:r w:rsidRPr="00021DD5" w:rsidR="00560669">
        <w:rPr>
          <w:rFonts w:ascii="Times New Roman" w:hAnsi="Times New Roman" w:cs="Times New Roman"/>
          <w:i/>
          <w:iCs/>
          <w:sz w:val="24"/>
          <w:szCs w:val="24"/>
          <w:lang w:val="en-US"/>
        </w:rPr>
        <w:t>% of children (boys and girls) who reported an improvement in their psychosocial wellbeing as measured through the SDQ”</w:t>
      </w:r>
    </w:p>
    <w:p w:rsidRPr="00021DD5" w:rsidR="00021DD5" w:rsidP="00FB3155" w:rsidRDefault="00021DD5" w14:paraId="1E41D238" w14:textId="77777777">
      <w:pPr>
        <w:jc w:val="both"/>
        <w:rPr>
          <w:rFonts w:ascii="Times New Roman" w:hAnsi="Times New Roman" w:cs="Times New Roman"/>
          <w:sz w:val="24"/>
          <w:szCs w:val="24"/>
        </w:rPr>
      </w:pPr>
    </w:p>
    <w:p w:rsidRPr="00021DD5" w:rsidR="00FB3155" w:rsidP="0034420A" w:rsidRDefault="008D42CF" w14:paraId="269BC33B" w14:textId="2CDD43CA">
      <w:pPr>
        <w:pStyle w:val="Heading1"/>
      </w:pPr>
      <w:bookmarkStart w:name="_Toc37764249" w:id="4"/>
      <w:r w:rsidRPr="00021DD5">
        <w:t>How to administer the SDQ</w:t>
      </w:r>
      <w:bookmarkEnd w:id="4"/>
    </w:p>
    <w:p w:rsidRPr="00021DD5" w:rsidR="0084728F" w:rsidP="00FB3155" w:rsidRDefault="008B469F" w14:paraId="0CC2D91A" w14:textId="03FA3935">
      <w:pPr>
        <w:jc w:val="both"/>
        <w:rPr>
          <w:rFonts w:ascii="Times New Roman" w:hAnsi="Times New Roman" w:cs="Times New Roman"/>
          <w:sz w:val="24"/>
          <w:szCs w:val="24"/>
        </w:rPr>
      </w:pPr>
      <w:r w:rsidRPr="43F89B5C" w:rsidR="008B469F">
        <w:rPr>
          <w:rFonts w:ascii="Times New Roman" w:hAnsi="Times New Roman" w:cs="Times New Roman"/>
          <w:sz w:val="24"/>
          <w:szCs w:val="24"/>
        </w:rPr>
        <w:t xml:space="preserve">For the purposes of the </w:t>
      </w:r>
      <w:proofErr w:type="spellStart"/>
      <w:r w:rsidRPr="43F89B5C" w:rsidR="008B469F">
        <w:rPr>
          <w:rFonts w:ascii="Times New Roman" w:hAnsi="Times New Roman" w:cs="Times New Roman"/>
          <w:sz w:val="24"/>
          <w:szCs w:val="24"/>
        </w:rPr>
        <w:t>CPiEWG</w:t>
      </w:r>
      <w:proofErr w:type="spellEnd"/>
      <w:r w:rsidRPr="43F89B5C" w:rsidR="008B469F">
        <w:rPr>
          <w:rFonts w:ascii="Times New Roman" w:hAnsi="Times New Roman" w:cs="Times New Roman"/>
          <w:sz w:val="24"/>
          <w:szCs w:val="24"/>
        </w:rPr>
        <w:t xml:space="preserve">, in order to compare </w:t>
      </w:r>
      <w:r w:rsidRPr="43F89B5C" w:rsidR="00021DD5">
        <w:rPr>
          <w:rFonts w:ascii="Times New Roman" w:hAnsi="Times New Roman" w:cs="Times New Roman"/>
          <w:sz w:val="24"/>
          <w:szCs w:val="24"/>
        </w:rPr>
        <w:t>results,</w:t>
      </w:r>
      <w:r w:rsidRPr="43F89B5C" w:rsidR="008B469F">
        <w:rPr>
          <w:rFonts w:ascii="Times New Roman" w:hAnsi="Times New Roman" w:cs="Times New Roman"/>
          <w:sz w:val="24"/>
          <w:szCs w:val="24"/>
        </w:rPr>
        <w:t xml:space="preserve"> it is important to administer th</w:t>
      </w:r>
      <w:r w:rsidRPr="43F89B5C" w:rsidR="0084728F">
        <w:rPr>
          <w:rFonts w:ascii="Times New Roman" w:hAnsi="Times New Roman" w:cs="Times New Roman"/>
          <w:sz w:val="24"/>
          <w:szCs w:val="24"/>
        </w:rPr>
        <w:t>e questionnaire in the same way to each age group.</w:t>
      </w:r>
      <w:r w:rsidRPr="43F89B5C" w:rsidR="002544C1">
        <w:rPr>
          <w:rFonts w:ascii="Times New Roman" w:hAnsi="Times New Roman" w:cs="Times New Roman"/>
          <w:sz w:val="24"/>
          <w:szCs w:val="24"/>
        </w:rPr>
        <w:t xml:space="preserve"> It is important to take consent from the caregivers and the adolescents who will participate in the questionnaire. </w:t>
      </w:r>
      <w:r w:rsidRPr="43F89B5C" w:rsidR="00CA5E95">
        <w:rPr>
          <w:rFonts w:ascii="Times New Roman" w:hAnsi="Times New Roman" w:cs="Times New Roman"/>
          <w:sz w:val="24"/>
          <w:szCs w:val="24"/>
        </w:rPr>
        <w:t xml:space="preserve">A script is provided in the questionnaire. </w:t>
      </w:r>
      <w:r w:rsidRPr="43F89B5C" w:rsidR="002544C1">
        <w:rPr>
          <w:rFonts w:ascii="Times New Roman" w:hAnsi="Times New Roman" w:cs="Times New Roman"/>
          <w:sz w:val="24"/>
          <w:szCs w:val="24"/>
        </w:rPr>
        <w:t>When you take consent from the adolescent participants for the self-administered questionnaire, ensure that you inform them</w:t>
      </w:r>
      <w:r w:rsidRPr="43F89B5C" w:rsidR="00670778">
        <w:rPr>
          <w:rFonts w:ascii="Times New Roman" w:hAnsi="Times New Roman" w:cs="Times New Roman"/>
          <w:sz w:val="24"/>
          <w:szCs w:val="24"/>
        </w:rPr>
        <w:t xml:space="preserve"> that their answers are </w:t>
      </w:r>
      <w:r w:rsidRPr="43F89B5C" w:rsidR="6BC57A16">
        <w:rPr>
          <w:rFonts w:ascii="Times New Roman" w:hAnsi="Times New Roman" w:cs="Times New Roman"/>
          <w:sz w:val="24"/>
          <w:szCs w:val="24"/>
        </w:rPr>
        <w:t>confidential,</w:t>
      </w:r>
      <w:r w:rsidRPr="43F89B5C" w:rsidR="00670778">
        <w:rPr>
          <w:rFonts w:ascii="Times New Roman" w:hAnsi="Times New Roman" w:cs="Times New Roman"/>
          <w:sz w:val="24"/>
          <w:szCs w:val="24"/>
        </w:rPr>
        <w:t xml:space="preserve"> and</w:t>
      </w:r>
      <w:r w:rsidRPr="43F89B5C" w:rsidR="002544C1">
        <w:rPr>
          <w:rFonts w:ascii="Times New Roman" w:hAnsi="Times New Roman" w:cs="Times New Roman"/>
          <w:sz w:val="24"/>
          <w:szCs w:val="24"/>
        </w:rPr>
        <w:t xml:space="preserve"> you will not share </w:t>
      </w:r>
      <w:r w:rsidRPr="43F89B5C" w:rsidR="00670778">
        <w:rPr>
          <w:rFonts w:ascii="Times New Roman" w:hAnsi="Times New Roman" w:cs="Times New Roman"/>
          <w:sz w:val="24"/>
          <w:szCs w:val="24"/>
        </w:rPr>
        <w:t>any information</w:t>
      </w:r>
      <w:r w:rsidRPr="43F89B5C" w:rsidR="002544C1">
        <w:rPr>
          <w:rFonts w:ascii="Times New Roman" w:hAnsi="Times New Roman" w:cs="Times New Roman"/>
          <w:sz w:val="24"/>
          <w:szCs w:val="24"/>
        </w:rPr>
        <w:t xml:space="preserve"> with the</w:t>
      </w:r>
      <w:r w:rsidRPr="43F89B5C" w:rsidR="00670778">
        <w:rPr>
          <w:rFonts w:ascii="Times New Roman" w:hAnsi="Times New Roman" w:cs="Times New Roman"/>
          <w:sz w:val="24"/>
          <w:szCs w:val="24"/>
        </w:rPr>
        <w:t>ir</w:t>
      </w:r>
      <w:r w:rsidRPr="43F89B5C" w:rsidR="002544C1">
        <w:rPr>
          <w:rFonts w:ascii="Times New Roman" w:hAnsi="Times New Roman" w:cs="Times New Roman"/>
          <w:sz w:val="24"/>
          <w:szCs w:val="24"/>
        </w:rPr>
        <w:t xml:space="preserve"> parents/caregivers.</w:t>
      </w:r>
    </w:p>
    <w:p w:rsidRPr="00021DD5" w:rsidR="0084728F" w:rsidP="0034420A" w:rsidRDefault="0084728F" w14:paraId="2A0F6109" w14:textId="72CC36BD">
      <w:pPr>
        <w:pStyle w:val="Heading2"/>
      </w:pPr>
      <w:bookmarkStart w:name="_Toc37764250" w:id="5"/>
      <w:r w:rsidRPr="00021DD5">
        <w:t>Ages 6-</w:t>
      </w:r>
      <w:r w:rsidRPr="00021DD5" w:rsidR="008B1BB4">
        <w:t>11</w:t>
      </w:r>
      <w:bookmarkEnd w:id="5"/>
    </w:p>
    <w:p w:rsidRPr="00021DD5" w:rsidR="0084728F" w:rsidP="00FB3155" w:rsidRDefault="0084728F" w14:paraId="47DDF1FA" w14:textId="409D7551">
      <w:pPr>
        <w:jc w:val="both"/>
        <w:rPr>
          <w:rFonts w:ascii="Times New Roman" w:hAnsi="Times New Roman" w:cs="Times New Roman"/>
          <w:sz w:val="24"/>
          <w:szCs w:val="24"/>
        </w:rPr>
      </w:pPr>
      <w:r w:rsidRPr="00021DD5">
        <w:rPr>
          <w:rFonts w:ascii="Times New Roman" w:hAnsi="Times New Roman" w:cs="Times New Roman"/>
          <w:sz w:val="24"/>
          <w:szCs w:val="24"/>
        </w:rPr>
        <w:t xml:space="preserve">The PSS Committee in Lebanon recommends that the SDQ not be administered for children under age 6, based on experience implementing the questionnaire in the Lebanese context. </w:t>
      </w:r>
      <w:r w:rsidRPr="00021DD5" w:rsidR="008B469F">
        <w:rPr>
          <w:rFonts w:ascii="Times New Roman" w:hAnsi="Times New Roman" w:cs="Times New Roman"/>
          <w:sz w:val="24"/>
          <w:szCs w:val="24"/>
        </w:rPr>
        <w:t xml:space="preserve">The preferred way to administer for age group </w:t>
      </w:r>
      <w:r w:rsidRPr="00021DD5">
        <w:rPr>
          <w:rFonts w:ascii="Times New Roman" w:hAnsi="Times New Roman" w:cs="Times New Roman"/>
          <w:sz w:val="24"/>
          <w:szCs w:val="24"/>
        </w:rPr>
        <w:t>6</w:t>
      </w:r>
      <w:r w:rsidRPr="00021DD5" w:rsidR="008B469F">
        <w:rPr>
          <w:rFonts w:ascii="Times New Roman" w:hAnsi="Times New Roman" w:cs="Times New Roman"/>
          <w:sz w:val="24"/>
          <w:szCs w:val="24"/>
        </w:rPr>
        <w:t>-1</w:t>
      </w:r>
      <w:r w:rsidRPr="00021DD5" w:rsidR="008B1BB4">
        <w:rPr>
          <w:rFonts w:ascii="Times New Roman" w:hAnsi="Times New Roman" w:cs="Times New Roman"/>
          <w:sz w:val="24"/>
          <w:szCs w:val="24"/>
        </w:rPr>
        <w:t>1</w:t>
      </w:r>
      <w:r w:rsidRPr="00021DD5" w:rsidR="008B469F">
        <w:rPr>
          <w:rFonts w:ascii="Times New Roman" w:hAnsi="Times New Roman" w:cs="Times New Roman"/>
          <w:sz w:val="24"/>
          <w:szCs w:val="24"/>
        </w:rPr>
        <w:t xml:space="preserve"> is to caregivers</w:t>
      </w:r>
      <w:r w:rsidRPr="00021DD5" w:rsidR="005D7931">
        <w:rPr>
          <w:rFonts w:ascii="Times New Roman" w:hAnsi="Times New Roman" w:cs="Times New Roman"/>
          <w:sz w:val="24"/>
          <w:szCs w:val="24"/>
        </w:rPr>
        <w:t xml:space="preserve"> through one-on-one discussion meetings</w:t>
      </w:r>
      <w:r w:rsidRPr="00021DD5" w:rsidR="008B469F">
        <w:rPr>
          <w:rFonts w:ascii="Times New Roman" w:hAnsi="Times New Roman" w:cs="Times New Roman"/>
          <w:sz w:val="24"/>
          <w:szCs w:val="24"/>
        </w:rPr>
        <w:t>.</w:t>
      </w:r>
      <w:r w:rsidRPr="00021DD5" w:rsidR="00497933">
        <w:rPr>
          <w:rFonts w:ascii="Times New Roman" w:hAnsi="Times New Roman" w:cs="Times New Roman"/>
          <w:sz w:val="24"/>
          <w:szCs w:val="24"/>
        </w:rPr>
        <w:t xml:space="preserve"> These meetings should occur in</w:t>
      </w:r>
      <w:r w:rsidRPr="00021DD5" w:rsidR="00D6134C">
        <w:rPr>
          <w:rFonts w:ascii="Times New Roman" w:hAnsi="Times New Roman" w:cs="Times New Roman"/>
          <w:sz w:val="24"/>
          <w:szCs w:val="24"/>
        </w:rPr>
        <w:t xml:space="preserve"> a private</w:t>
      </w:r>
      <w:r w:rsidRPr="00021DD5" w:rsidR="00497933">
        <w:rPr>
          <w:rFonts w:ascii="Times New Roman" w:hAnsi="Times New Roman" w:cs="Times New Roman"/>
          <w:sz w:val="24"/>
          <w:szCs w:val="24"/>
        </w:rPr>
        <w:t xml:space="preserve"> space in order to preserve the confidentialit</w:t>
      </w:r>
      <w:r w:rsidRPr="00021DD5" w:rsidR="00BB7FD7">
        <w:rPr>
          <w:rFonts w:ascii="Times New Roman" w:hAnsi="Times New Roman" w:cs="Times New Roman"/>
          <w:sz w:val="24"/>
          <w:szCs w:val="24"/>
        </w:rPr>
        <w:t>y</w:t>
      </w:r>
      <w:r w:rsidRPr="00021DD5" w:rsidR="00497933">
        <w:rPr>
          <w:rFonts w:ascii="Times New Roman" w:hAnsi="Times New Roman" w:cs="Times New Roman"/>
          <w:sz w:val="24"/>
          <w:szCs w:val="24"/>
        </w:rPr>
        <w:t xml:space="preserve"> of the answers.</w:t>
      </w:r>
      <w:r w:rsidRPr="00021DD5" w:rsidR="00C13DB4">
        <w:rPr>
          <w:rFonts w:ascii="Times New Roman" w:hAnsi="Times New Roman" w:cs="Times New Roman"/>
          <w:sz w:val="24"/>
          <w:szCs w:val="24"/>
        </w:rPr>
        <w:t xml:space="preserve"> </w:t>
      </w:r>
      <w:r w:rsidRPr="00021DD5">
        <w:rPr>
          <w:rFonts w:ascii="Times New Roman" w:hAnsi="Times New Roman" w:cs="Times New Roman"/>
          <w:sz w:val="24"/>
          <w:szCs w:val="24"/>
        </w:rPr>
        <w:t>When administering the SDQ to caregivers, it is important to “translate” the language from standard Arabic to dialect that is accessible.</w:t>
      </w:r>
      <w:r w:rsidRPr="00021DD5">
        <w:rPr>
          <w:rStyle w:val="FootnoteReference"/>
          <w:rFonts w:ascii="Times New Roman" w:hAnsi="Times New Roman" w:cs="Times New Roman"/>
          <w:sz w:val="24"/>
          <w:szCs w:val="24"/>
        </w:rPr>
        <w:footnoteReference w:id="3"/>
      </w:r>
      <w:r w:rsidRPr="00021DD5" w:rsidR="00186C10">
        <w:rPr>
          <w:rFonts w:ascii="Times New Roman" w:hAnsi="Times New Roman" w:cs="Times New Roman"/>
          <w:sz w:val="24"/>
          <w:szCs w:val="24"/>
        </w:rPr>
        <w:t xml:space="preserve"> </w:t>
      </w:r>
    </w:p>
    <w:tbl>
      <w:tblPr>
        <w:tblStyle w:val="TableGrid"/>
        <w:tblW w:w="0" w:type="auto"/>
        <w:shd w:val="clear" w:color="auto" w:fill="0070C0"/>
        <w:tblLook w:val="04A0" w:firstRow="1" w:lastRow="0" w:firstColumn="1" w:lastColumn="0" w:noHBand="0" w:noVBand="1"/>
      </w:tblPr>
      <w:tblGrid>
        <w:gridCol w:w="9016"/>
      </w:tblGrid>
      <w:tr w:rsidRPr="00021DD5" w:rsidR="00FB3155" w:rsidTr="00FB3155" w14:paraId="75F7AB4A" w14:textId="77777777">
        <w:tc>
          <w:tcPr>
            <w:tcW w:w="9016" w:type="dxa"/>
            <w:shd w:val="clear" w:color="auto" w:fill="0070C0"/>
          </w:tcPr>
          <w:p w:rsidRPr="00021DD5" w:rsidR="00A175DC" w:rsidP="00FB3155" w:rsidRDefault="00A175DC" w14:paraId="5C9C73B5" w14:textId="77777777">
            <w:pPr>
              <w:rPr>
                <w:rFonts w:ascii="Times New Roman" w:hAnsi="Times New Roman" w:cs="Times New Roman"/>
                <w:b/>
                <w:i/>
                <w:sz w:val="24"/>
                <w:szCs w:val="24"/>
              </w:rPr>
            </w:pPr>
          </w:p>
          <w:p w:rsidRPr="00021DD5" w:rsidR="00FB3155" w:rsidP="00FB3155" w:rsidRDefault="00FB3155" w14:paraId="790FD32C" w14:textId="5A136AEB">
            <w:pPr>
              <w:rPr>
                <w:rFonts w:ascii="Times New Roman" w:hAnsi="Times New Roman" w:cs="Times New Roman"/>
                <w:i/>
                <w:sz w:val="24"/>
                <w:szCs w:val="24"/>
              </w:rPr>
            </w:pPr>
            <w:r w:rsidRPr="00021DD5">
              <w:rPr>
                <w:rFonts w:ascii="Times New Roman" w:hAnsi="Times New Roman" w:cs="Times New Roman"/>
                <w:b/>
                <w:i/>
                <w:sz w:val="24"/>
                <w:szCs w:val="24"/>
              </w:rPr>
              <w:t>Tip: When caregivers register their children for</w:t>
            </w:r>
            <w:r w:rsidRPr="00021DD5" w:rsidR="001601CB">
              <w:rPr>
                <w:rFonts w:ascii="Times New Roman" w:hAnsi="Times New Roman" w:cs="Times New Roman"/>
                <w:b/>
                <w:i/>
                <w:sz w:val="24"/>
                <w:szCs w:val="24"/>
              </w:rPr>
              <w:t xml:space="preserve"> the focused</w:t>
            </w:r>
            <w:r w:rsidRPr="00021DD5">
              <w:rPr>
                <w:rFonts w:ascii="Times New Roman" w:hAnsi="Times New Roman" w:cs="Times New Roman"/>
                <w:b/>
                <w:i/>
                <w:sz w:val="24"/>
                <w:szCs w:val="24"/>
              </w:rPr>
              <w:t xml:space="preserve"> PSS activities, this is the ideal time to administer the pre-questionnaire</w:t>
            </w:r>
            <w:r w:rsidRPr="00021DD5">
              <w:rPr>
                <w:rFonts w:ascii="Times New Roman" w:hAnsi="Times New Roman" w:cs="Times New Roman"/>
                <w:i/>
                <w:sz w:val="24"/>
                <w:szCs w:val="24"/>
              </w:rPr>
              <w:t xml:space="preserve">. </w:t>
            </w:r>
          </w:p>
          <w:p w:rsidRPr="00021DD5" w:rsidR="00A175DC" w:rsidP="00FB3155" w:rsidRDefault="00A175DC" w14:paraId="752DB7F8" w14:textId="0659DD5D">
            <w:pPr>
              <w:rPr>
                <w:rFonts w:ascii="Times New Roman" w:hAnsi="Times New Roman" w:cs="Times New Roman"/>
                <w:i/>
                <w:sz w:val="24"/>
                <w:szCs w:val="24"/>
              </w:rPr>
            </w:pPr>
          </w:p>
        </w:tc>
      </w:tr>
    </w:tbl>
    <w:p w:rsidRPr="00021DD5" w:rsidR="00FB3155" w:rsidP="00FB3155" w:rsidRDefault="00FB3155" w14:paraId="73AA77D1" w14:textId="77777777">
      <w:pPr>
        <w:jc w:val="both"/>
        <w:rPr>
          <w:rFonts w:ascii="Times New Roman" w:hAnsi="Times New Roman" w:cs="Times New Roman"/>
          <w:sz w:val="24"/>
          <w:szCs w:val="24"/>
        </w:rPr>
      </w:pPr>
    </w:p>
    <w:p w:rsidRPr="00021DD5" w:rsidR="0084728F" w:rsidP="0034420A" w:rsidRDefault="0084728F" w14:paraId="0B964CE8" w14:textId="3C4738D0">
      <w:pPr>
        <w:pStyle w:val="Heading2"/>
      </w:pPr>
      <w:bookmarkStart w:name="_Toc37764251" w:id="6"/>
      <w:r w:rsidRPr="00021DD5">
        <w:t>Ages 1</w:t>
      </w:r>
      <w:r w:rsidRPr="00021DD5" w:rsidR="008B1BB4">
        <w:t>2</w:t>
      </w:r>
      <w:r w:rsidRPr="00021DD5">
        <w:t>-17</w:t>
      </w:r>
      <w:bookmarkEnd w:id="6"/>
    </w:p>
    <w:p w:rsidRPr="00021DD5" w:rsidR="00974A38" w:rsidP="00FB3155" w:rsidRDefault="008B469F" w14:paraId="20111495" w14:textId="424174DD">
      <w:pPr>
        <w:jc w:val="both"/>
        <w:rPr>
          <w:rFonts w:ascii="Times New Roman" w:hAnsi="Times New Roman" w:cs="Times New Roman"/>
          <w:sz w:val="24"/>
          <w:szCs w:val="24"/>
        </w:rPr>
      </w:pPr>
      <w:r w:rsidRPr="00021DD5">
        <w:rPr>
          <w:rFonts w:ascii="Times New Roman" w:hAnsi="Times New Roman" w:cs="Times New Roman"/>
          <w:sz w:val="24"/>
          <w:szCs w:val="24"/>
        </w:rPr>
        <w:t>For age group 1</w:t>
      </w:r>
      <w:r w:rsidRPr="00021DD5" w:rsidR="008B1BB4">
        <w:rPr>
          <w:rFonts w:ascii="Times New Roman" w:hAnsi="Times New Roman" w:cs="Times New Roman"/>
          <w:sz w:val="24"/>
          <w:szCs w:val="24"/>
        </w:rPr>
        <w:t>2</w:t>
      </w:r>
      <w:r w:rsidRPr="00021DD5">
        <w:rPr>
          <w:rFonts w:ascii="Times New Roman" w:hAnsi="Times New Roman" w:cs="Times New Roman"/>
          <w:sz w:val="24"/>
          <w:szCs w:val="24"/>
        </w:rPr>
        <w:t>-17, the</w:t>
      </w:r>
      <w:r w:rsidRPr="00021DD5" w:rsidR="0084728F">
        <w:rPr>
          <w:rFonts w:ascii="Times New Roman" w:hAnsi="Times New Roman" w:cs="Times New Roman"/>
          <w:sz w:val="24"/>
          <w:szCs w:val="24"/>
        </w:rPr>
        <w:t xml:space="preserve"> PSS Committee recommends</w:t>
      </w:r>
      <w:r w:rsidRPr="00021DD5">
        <w:rPr>
          <w:rFonts w:ascii="Times New Roman" w:hAnsi="Times New Roman" w:cs="Times New Roman"/>
          <w:sz w:val="24"/>
          <w:szCs w:val="24"/>
        </w:rPr>
        <w:t xml:space="preserve"> </w:t>
      </w:r>
      <w:r w:rsidRPr="00021DD5" w:rsidR="00021DD5">
        <w:rPr>
          <w:rFonts w:ascii="Times New Roman" w:hAnsi="Times New Roman" w:cs="Times New Roman"/>
          <w:sz w:val="24"/>
          <w:szCs w:val="24"/>
        </w:rPr>
        <w:t>administering</w:t>
      </w:r>
      <w:r w:rsidRPr="00021DD5">
        <w:rPr>
          <w:rFonts w:ascii="Times New Roman" w:hAnsi="Times New Roman" w:cs="Times New Roman"/>
          <w:sz w:val="24"/>
          <w:szCs w:val="24"/>
        </w:rPr>
        <w:t xml:space="preserve"> the SDQ </w:t>
      </w:r>
      <w:r w:rsidRPr="00021DD5" w:rsidR="0084728F">
        <w:rPr>
          <w:rFonts w:ascii="Times New Roman" w:hAnsi="Times New Roman" w:cs="Times New Roman"/>
          <w:sz w:val="24"/>
          <w:szCs w:val="24"/>
        </w:rPr>
        <w:t>through</w:t>
      </w:r>
      <w:r w:rsidRPr="00021DD5">
        <w:rPr>
          <w:rFonts w:ascii="Times New Roman" w:hAnsi="Times New Roman" w:cs="Times New Roman"/>
          <w:sz w:val="24"/>
          <w:szCs w:val="24"/>
        </w:rPr>
        <w:t xml:space="preserve"> self-administration. However, it should not be given to adolescents to fill out on their own</w:t>
      </w:r>
      <w:r w:rsidRPr="00021DD5" w:rsidR="00B3415E">
        <w:rPr>
          <w:rFonts w:ascii="Times New Roman" w:hAnsi="Times New Roman" w:cs="Times New Roman"/>
          <w:sz w:val="24"/>
          <w:szCs w:val="24"/>
        </w:rPr>
        <w:t xml:space="preserve"> especially </w:t>
      </w:r>
      <w:r w:rsidRPr="00021DD5" w:rsidR="00B3415E">
        <w:rPr>
          <w:rFonts w:ascii="Times New Roman" w:hAnsi="Times New Roman" w:cs="Times New Roman"/>
          <w:sz w:val="24"/>
          <w:szCs w:val="24"/>
        </w:rPr>
        <w:lastRenderedPageBreak/>
        <w:t xml:space="preserve">if adolescents are illiterate. </w:t>
      </w:r>
      <w:r w:rsidRPr="00021DD5">
        <w:rPr>
          <w:rFonts w:ascii="Times New Roman" w:hAnsi="Times New Roman" w:cs="Times New Roman"/>
          <w:sz w:val="24"/>
          <w:szCs w:val="24"/>
        </w:rPr>
        <w:t xml:space="preserve"> Instead, facilitators should read and translate the questions from Standard Arabic into dialect in order to ensure understanding of the questions. This should be done, however, in a standard way according </w:t>
      </w:r>
      <w:r w:rsidRPr="00021DD5" w:rsidR="008D42CF">
        <w:rPr>
          <w:rFonts w:ascii="Times New Roman" w:hAnsi="Times New Roman" w:cs="Times New Roman"/>
          <w:sz w:val="24"/>
          <w:szCs w:val="24"/>
        </w:rPr>
        <w:t>to the terminology listed below for both age groups</w:t>
      </w:r>
      <w:r w:rsidRPr="00021DD5" w:rsidR="00FB3155">
        <w:rPr>
          <w:rFonts w:ascii="Times New Roman" w:hAnsi="Times New Roman" w:cs="Times New Roman"/>
          <w:sz w:val="24"/>
          <w:szCs w:val="24"/>
        </w:rPr>
        <w:t xml:space="preserve"> in a private setting</w:t>
      </w:r>
      <w:r w:rsidRPr="00021DD5" w:rsidR="008D42CF">
        <w:rPr>
          <w:rFonts w:ascii="Times New Roman" w:hAnsi="Times New Roman" w:cs="Times New Roman"/>
          <w:sz w:val="24"/>
          <w:szCs w:val="24"/>
        </w:rPr>
        <w:t>.</w:t>
      </w:r>
    </w:p>
    <w:p w:rsidRPr="00021DD5" w:rsidR="00FB3155" w:rsidRDefault="00FB3155" w14:paraId="6097F831" w14:textId="77777777">
      <w:pPr>
        <w:rPr>
          <w:rFonts w:ascii="Times New Roman" w:hAnsi="Times New Roman" w:cs="Times New Roman"/>
          <w:b/>
          <w:sz w:val="24"/>
          <w:szCs w:val="24"/>
          <w:u w:val="single"/>
        </w:rPr>
      </w:pPr>
    </w:p>
    <w:p w:rsidRPr="00021DD5" w:rsidR="00FB3155" w:rsidP="0034420A" w:rsidRDefault="00865FA9" w14:paraId="7610340F" w14:textId="5F801B52">
      <w:pPr>
        <w:pStyle w:val="Heading1"/>
      </w:pPr>
      <w:bookmarkStart w:name="_Toc37764252" w:id="7"/>
      <w:r w:rsidRPr="00021DD5">
        <w:t xml:space="preserve">Who should administer the </w:t>
      </w:r>
      <w:proofErr w:type="gramStart"/>
      <w:r w:rsidRPr="00021DD5">
        <w:t>SDQ</w:t>
      </w:r>
      <w:bookmarkEnd w:id="7"/>
      <w:proofErr w:type="gramEnd"/>
    </w:p>
    <w:p w:rsidRPr="00021DD5" w:rsidR="00831416" w:rsidP="002134B2" w:rsidRDefault="00865FA9" w14:paraId="4377B22E" w14:textId="31CC2F68">
      <w:pPr>
        <w:jc w:val="both"/>
        <w:rPr>
          <w:rFonts w:ascii="Times New Roman" w:hAnsi="Times New Roman" w:cs="Times New Roman"/>
          <w:sz w:val="24"/>
          <w:szCs w:val="24"/>
        </w:rPr>
      </w:pPr>
      <w:r w:rsidRPr="00021DD5">
        <w:rPr>
          <w:rFonts w:ascii="Times New Roman" w:hAnsi="Times New Roman" w:cs="Times New Roman"/>
          <w:sz w:val="24"/>
          <w:szCs w:val="24"/>
        </w:rPr>
        <w:t xml:space="preserve">Persons </w:t>
      </w:r>
      <w:r w:rsidRPr="00021DD5" w:rsidR="008033FF">
        <w:rPr>
          <w:rFonts w:ascii="Times New Roman" w:hAnsi="Times New Roman" w:cs="Times New Roman"/>
          <w:sz w:val="24"/>
          <w:szCs w:val="24"/>
        </w:rPr>
        <w:t xml:space="preserve">supporting the administration </w:t>
      </w:r>
      <w:r w:rsidRPr="00021DD5" w:rsidR="00FB3155">
        <w:rPr>
          <w:rFonts w:ascii="Times New Roman" w:hAnsi="Times New Roman" w:cs="Times New Roman"/>
          <w:sz w:val="24"/>
          <w:szCs w:val="24"/>
        </w:rPr>
        <w:t>of the</w:t>
      </w:r>
      <w:r w:rsidRPr="00021DD5">
        <w:rPr>
          <w:rFonts w:ascii="Times New Roman" w:hAnsi="Times New Roman" w:cs="Times New Roman"/>
          <w:sz w:val="24"/>
          <w:szCs w:val="24"/>
        </w:rPr>
        <w:t xml:space="preserve"> SDQ should be </w:t>
      </w:r>
      <w:r w:rsidRPr="00021DD5" w:rsidR="00B3415E">
        <w:rPr>
          <w:rFonts w:ascii="Times New Roman" w:hAnsi="Times New Roman" w:cs="Times New Roman"/>
          <w:sz w:val="24"/>
          <w:szCs w:val="24"/>
        </w:rPr>
        <w:t xml:space="preserve">trained </w:t>
      </w:r>
      <w:r w:rsidRPr="00021DD5">
        <w:rPr>
          <w:rFonts w:ascii="Times New Roman" w:hAnsi="Times New Roman" w:cs="Times New Roman"/>
          <w:sz w:val="24"/>
          <w:szCs w:val="24"/>
        </w:rPr>
        <w:t xml:space="preserve">on child protection, communication with children and safe identification and referral. If organizations choose to use M&amp;E staff to administer the SDQ, they need to be trained on the </w:t>
      </w:r>
      <w:r w:rsidRPr="00021DD5" w:rsidR="00021DD5">
        <w:rPr>
          <w:rFonts w:ascii="Times New Roman" w:hAnsi="Times New Roman" w:cs="Times New Roman"/>
          <w:sz w:val="24"/>
          <w:szCs w:val="24"/>
        </w:rPr>
        <w:t>above-mentioned</w:t>
      </w:r>
      <w:r w:rsidRPr="00021DD5">
        <w:rPr>
          <w:rFonts w:ascii="Times New Roman" w:hAnsi="Times New Roman" w:cs="Times New Roman"/>
          <w:sz w:val="24"/>
          <w:szCs w:val="24"/>
        </w:rPr>
        <w:t xml:space="preserve"> topics. Only one person should administer the SDQ</w:t>
      </w:r>
      <w:r w:rsidRPr="00021DD5" w:rsidR="00FB3155">
        <w:rPr>
          <w:rFonts w:ascii="Times New Roman" w:hAnsi="Times New Roman" w:cs="Times New Roman"/>
          <w:sz w:val="24"/>
          <w:szCs w:val="24"/>
        </w:rPr>
        <w:t xml:space="preserve">; However, facilitator shall never be alone with the child as set per the Child Protection Minimum Standards. </w:t>
      </w:r>
      <w:r w:rsidRPr="00021DD5" w:rsidR="00D6134C">
        <w:rPr>
          <w:rFonts w:ascii="Times New Roman" w:hAnsi="Times New Roman" w:cs="Times New Roman"/>
          <w:sz w:val="24"/>
          <w:szCs w:val="24"/>
        </w:rPr>
        <w:t>It is highly recommended that</w:t>
      </w:r>
      <w:r w:rsidRPr="00021DD5">
        <w:rPr>
          <w:rFonts w:ascii="Times New Roman" w:hAnsi="Times New Roman" w:cs="Times New Roman"/>
          <w:sz w:val="24"/>
          <w:szCs w:val="24"/>
        </w:rPr>
        <w:t xml:space="preserve"> the same person who administered the pre-assessment should administer the post-assessment. </w:t>
      </w:r>
    </w:p>
    <w:tbl>
      <w:tblPr>
        <w:tblStyle w:val="TableGrid"/>
        <w:tblW w:w="0" w:type="auto"/>
        <w:shd w:val="clear" w:color="auto" w:fill="0070C0"/>
        <w:tblLook w:val="04A0" w:firstRow="1" w:lastRow="0" w:firstColumn="1" w:lastColumn="0" w:noHBand="0" w:noVBand="1"/>
      </w:tblPr>
      <w:tblGrid>
        <w:gridCol w:w="9016"/>
      </w:tblGrid>
      <w:tr w:rsidRPr="00021DD5" w:rsidR="00871DA3" w:rsidTr="00871DA3" w14:paraId="33610EF5" w14:textId="77777777">
        <w:tc>
          <w:tcPr>
            <w:tcW w:w="9016" w:type="dxa"/>
            <w:shd w:val="clear" w:color="auto" w:fill="0070C0"/>
          </w:tcPr>
          <w:p w:rsidRPr="00021DD5" w:rsidR="00871DA3" w:rsidP="002134B2" w:rsidRDefault="00871DA3" w14:paraId="559E4244" w14:textId="6544069F">
            <w:pPr>
              <w:jc w:val="both"/>
              <w:rPr>
                <w:rFonts w:ascii="Times New Roman" w:hAnsi="Times New Roman" w:cs="Times New Roman"/>
                <w:sz w:val="24"/>
                <w:szCs w:val="24"/>
              </w:rPr>
            </w:pPr>
            <w:r w:rsidRPr="00021DD5">
              <w:rPr>
                <w:rFonts w:ascii="Times New Roman" w:hAnsi="Times New Roman" w:cs="Times New Roman"/>
                <w:sz w:val="24"/>
                <w:szCs w:val="24"/>
              </w:rPr>
              <w:t>If possible, it is recommended that the person who would administer the SDQ is not the same person who is running the sessions with the children</w:t>
            </w:r>
            <w:r w:rsidRPr="00021DD5" w:rsidR="004D728B">
              <w:rPr>
                <w:rFonts w:ascii="Times New Roman" w:hAnsi="Times New Roman" w:cs="Times New Roman"/>
                <w:sz w:val="24"/>
                <w:szCs w:val="24"/>
              </w:rPr>
              <w:t xml:space="preserve"> to avoid biasing the answers.</w:t>
            </w:r>
          </w:p>
        </w:tc>
      </w:tr>
    </w:tbl>
    <w:p w:rsidRPr="00021DD5" w:rsidR="00871DA3" w:rsidP="002134B2" w:rsidRDefault="00871DA3" w14:paraId="10DB444A" w14:textId="77777777">
      <w:pPr>
        <w:jc w:val="both"/>
        <w:rPr>
          <w:rFonts w:ascii="Times New Roman" w:hAnsi="Times New Roman" w:cs="Times New Roman"/>
          <w:sz w:val="24"/>
          <w:szCs w:val="24"/>
        </w:rPr>
      </w:pPr>
    </w:p>
    <w:p w:rsidRPr="00021DD5" w:rsidR="009945BF" w:rsidP="0034420A" w:rsidRDefault="008D42CF" w14:paraId="6DA4276A" w14:textId="77777777">
      <w:pPr>
        <w:pStyle w:val="Heading1"/>
      </w:pPr>
      <w:bookmarkStart w:name="_Toc37764253" w:id="8"/>
      <w:r w:rsidRPr="00021DD5">
        <w:t>When to administer the SDQ</w:t>
      </w:r>
      <w:bookmarkEnd w:id="8"/>
    </w:p>
    <w:p w:rsidRPr="00021DD5" w:rsidR="00C275DC" w:rsidP="00A175DC" w:rsidRDefault="007C222C" w14:paraId="531FA09E" w14:textId="18DADD62">
      <w:pPr>
        <w:jc w:val="both"/>
        <w:rPr>
          <w:rFonts w:ascii="Times New Roman" w:hAnsi="Times New Roman" w:cs="Times New Roman"/>
          <w:sz w:val="24"/>
          <w:szCs w:val="24"/>
        </w:rPr>
      </w:pPr>
      <w:r w:rsidRPr="00021DD5">
        <w:rPr>
          <w:rFonts w:ascii="Times New Roman" w:hAnsi="Times New Roman" w:cs="Times New Roman"/>
          <w:sz w:val="24"/>
          <w:szCs w:val="24"/>
        </w:rPr>
        <w:t xml:space="preserve">The pre-assessment should be administered with the caregivers or children/adolescents upon registration or maximum before the child/adolescent participates in the third session of the cycle. The </w:t>
      </w:r>
      <w:r w:rsidRPr="00021DD5" w:rsidR="008D42CF">
        <w:rPr>
          <w:rFonts w:ascii="Times New Roman" w:hAnsi="Times New Roman" w:cs="Times New Roman"/>
          <w:sz w:val="24"/>
          <w:szCs w:val="24"/>
        </w:rPr>
        <w:t xml:space="preserve">post-assessment should be done </w:t>
      </w:r>
      <w:r w:rsidRPr="00021DD5" w:rsidR="002C12EC">
        <w:rPr>
          <w:rFonts w:ascii="Times New Roman" w:hAnsi="Times New Roman" w:cs="Times New Roman"/>
          <w:sz w:val="24"/>
          <w:szCs w:val="24"/>
        </w:rPr>
        <w:t xml:space="preserve">with the caregivers </w:t>
      </w:r>
      <w:r w:rsidRPr="00021DD5">
        <w:rPr>
          <w:rFonts w:ascii="Times New Roman" w:hAnsi="Times New Roman" w:cs="Times New Roman"/>
          <w:sz w:val="24"/>
          <w:szCs w:val="24"/>
        </w:rPr>
        <w:t xml:space="preserve">or children/ adolescents </w:t>
      </w:r>
      <w:r w:rsidRPr="00021DD5" w:rsidR="008D42CF">
        <w:rPr>
          <w:rFonts w:ascii="Times New Roman" w:hAnsi="Times New Roman" w:cs="Times New Roman"/>
          <w:sz w:val="24"/>
          <w:szCs w:val="24"/>
        </w:rPr>
        <w:t>after the end of the cycle, and not before</w:t>
      </w:r>
      <w:r w:rsidR="00D2036D">
        <w:rPr>
          <w:rFonts w:ascii="Times New Roman" w:hAnsi="Times New Roman" w:cs="Times New Roman"/>
          <w:sz w:val="24"/>
          <w:szCs w:val="24"/>
        </w:rPr>
        <w:t>,</w:t>
      </w:r>
      <w:r w:rsidRPr="00021DD5" w:rsidR="00B3415E">
        <w:rPr>
          <w:rFonts w:ascii="Times New Roman" w:hAnsi="Times New Roman" w:cs="Times New Roman"/>
          <w:sz w:val="24"/>
          <w:szCs w:val="24"/>
        </w:rPr>
        <w:t xml:space="preserve"> in the same manner that the pre-assessment was administered</w:t>
      </w:r>
      <w:r w:rsidRPr="00021DD5" w:rsidR="008D42CF">
        <w:rPr>
          <w:rFonts w:ascii="Times New Roman" w:hAnsi="Times New Roman" w:cs="Times New Roman"/>
          <w:sz w:val="24"/>
          <w:szCs w:val="24"/>
        </w:rPr>
        <w:t xml:space="preserve"> according to each organization</w:t>
      </w:r>
      <w:r w:rsidR="00D2036D">
        <w:rPr>
          <w:rFonts w:ascii="Times New Roman" w:hAnsi="Times New Roman" w:cs="Times New Roman"/>
          <w:sz w:val="24"/>
          <w:szCs w:val="24"/>
        </w:rPr>
        <w:t>’</w:t>
      </w:r>
      <w:r w:rsidRPr="00021DD5" w:rsidR="008D42CF">
        <w:rPr>
          <w:rFonts w:ascii="Times New Roman" w:hAnsi="Times New Roman" w:cs="Times New Roman"/>
          <w:sz w:val="24"/>
          <w:szCs w:val="24"/>
        </w:rPr>
        <w:t>s system of cycles.</w:t>
      </w:r>
      <w:r w:rsidRPr="00021DD5" w:rsidR="00B3415E">
        <w:rPr>
          <w:rFonts w:ascii="Times New Roman" w:hAnsi="Times New Roman" w:cs="Times New Roman"/>
          <w:sz w:val="24"/>
          <w:szCs w:val="24"/>
        </w:rPr>
        <w:t xml:space="preserve"> </w:t>
      </w:r>
    </w:p>
    <w:tbl>
      <w:tblPr>
        <w:tblStyle w:val="TableGrid"/>
        <w:tblW w:w="0" w:type="auto"/>
        <w:shd w:val="clear" w:color="auto" w:fill="0070C0"/>
        <w:tblLook w:val="04A0" w:firstRow="1" w:lastRow="0" w:firstColumn="1" w:lastColumn="0" w:noHBand="0" w:noVBand="1"/>
      </w:tblPr>
      <w:tblGrid>
        <w:gridCol w:w="9016"/>
      </w:tblGrid>
      <w:tr w:rsidRPr="00021DD5" w:rsidR="002134B2" w:rsidTr="002134B2" w14:paraId="04A70524" w14:textId="77777777">
        <w:tc>
          <w:tcPr>
            <w:tcW w:w="9016" w:type="dxa"/>
            <w:shd w:val="clear" w:color="auto" w:fill="0070C0"/>
          </w:tcPr>
          <w:p w:rsidRPr="00021DD5" w:rsidR="002134B2" w:rsidP="002134B2" w:rsidRDefault="002134B2" w14:paraId="7DBAAA65" w14:textId="77777777">
            <w:pPr>
              <w:rPr>
                <w:rFonts w:ascii="Times New Roman" w:hAnsi="Times New Roman" w:cs="Times New Roman"/>
                <w:b/>
                <w:sz w:val="24"/>
                <w:szCs w:val="24"/>
              </w:rPr>
            </w:pPr>
          </w:p>
          <w:p w:rsidRPr="00021DD5" w:rsidR="002134B2" w:rsidP="002134B2" w:rsidRDefault="002134B2" w14:paraId="52D08A78" w14:textId="77777777">
            <w:pPr>
              <w:rPr>
                <w:rFonts w:ascii="Times New Roman" w:hAnsi="Times New Roman" w:cs="Times New Roman"/>
                <w:b/>
                <w:sz w:val="24"/>
                <w:szCs w:val="24"/>
              </w:rPr>
            </w:pPr>
            <w:r w:rsidRPr="00021DD5">
              <w:rPr>
                <w:rFonts w:ascii="Times New Roman" w:hAnsi="Times New Roman" w:cs="Times New Roman"/>
                <w:b/>
                <w:sz w:val="24"/>
                <w:szCs w:val="24"/>
              </w:rPr>
              <w:t xml:space="preserve">If the child doesn’t answer more than two questions, the questionnaire is considered invalid. </w:t>
            </w:r>
          </w:p>
          <w:p w:rsidRPr="00021DD5" w:rsidR="002134B2" w:rsidP="002134B2" w:rsidRDefault="002134B2" w14:paraId="56A4A050" w14:textId="77777777">
            <w:pPr>
              <w:rPr>
                <w:rFonts w:ascii="Times New Roman" w:hAnsi="Times New Roman" w:cs="Times New Roman"/>
                <w:sz w:val="24"/>
                <w:szCs w:val="24"/>
              </w:rPr>
            </w:pPr>
          </w:p>
        </w:tc>
      </w:tr>
    </w:tbl>
    <w:p w:rsidRPr="00021DD5" w:rsidR="002134B2" w:rsidP="00804B6D" w:rsidRDefault="002134B2" w14:paraId="255D0CA4" w14:textId="77777777">
      <w:pPr>
        <w:rPr>
          <w:rFonts w:ascii="Times New Roman" w:hAnsi="Times New Roman" w:cs="Times New Roman"/>
          <w:b/>
          <w:sz w:val="24"/>
          <w:szCs w:val="24"/>
          <w:u w:val="single"/>
        </w:rPr>
      </w:pPr>
    </w:p>
    <w:p w:rsidRPr="00021DD5" w:rsidR="00804B6D" w:rsidP="0034420A" w:rsidRDefault="00804B6D" w14:paraId="6D1EF858" w14:textId="77777777">
      <w:pPr>
        <w:pStyle w:val="Heading1"/>
      </w:pPr>
      <w:bookmarkStart w:name="_Toc37764254" w:id="9"/>
      <w:r w:rsidRPr="00021DD5">
        <w:t>Sampling</w:t>
      </w:r>
      <w:bookmarkEnd w:id="9"/>
    </w:p>
    <w:p w:rsidRPr="00021DD5" w:rsidR="00A175DC" w:rsidP="00A175DC" w:rsidRDefault="008C763E" w14:paraId="3A0155AC" w14:textId="43C4B8A1">
      <w:pPr>
        <w:jc w:val="both"/>
        <w:rPr>
          <w:rFonts w:ascii="Times New Roman" w:hAnsi="Times New Roman" w:cs="Times New Roman"/>
          <w:sz w:val="24"/>
          <w:szCs w:val="24"/>
        </w:rPr>
      </w:pPr>
      <w:r w:rsidRPr="00021DD5">
        <w:rPr>
          <w:rFonts w:ascii="Times New Roman" w:hAnsi="Times New Roman" w:cs="Times New Roman"/>
          <w:sz w:val="24"/>
          <w:szCs w:val="24"/>
        </w:rPr>
        <w:t xml:space="preserve">Sampling should be done randomly, according to </w:t>
      </w:r>
      <w:r w:rsidRPr="00021DD5" w:rsidR="00B94377">
        <w:rPr>
          <w:rFonts w:ascii="Times New Roman" w:hAnsi="Times New Roman" w:cs="Times New Roman"/>
          <w:sz w:val="24"/>
          <w:szCs w:val="24"/>
        </w:rPr>
        <w:t>a</w:t>
      </w:r>
      <w:r w:rsidRPr="00021DD5">
        <w:rPr>
          <w:rFonts w:ascii="Times New Roman" w:hAnsi="Times New Roman" w:cs="Times New Roman"/>
          <w:sz w:val="24"/>
          <w:szCs w:val="24"/>
        </w:rPr>
        <w:t xml:space="preserve"> sample size required which </w:t>
      </w:r>
      <w:r w:rsidRPr="00021DD5">
        <w:rPr>
          <w:rFonts w:ascii="Times New Roman" w:hAnsi="Times New Roman" w:cs="Times New Roman"/>
          <w:b/>
          <w:sz w:val="24"/>
          <w:szCs w:val="24"/>
        </w:rPr>
        <w:t xml:space="preserve">is 200 children per organization in </w:t>
      </w:r>
      <w:r w:rsidRPr="00021DD5" w:rsidR="00B94377">
        <w:rPr>
          <w:rFonts w:ascii="Times New Roman" w:hAnsi="Times New Roman" w:cs="Times New Roman"/>
          <w:b/>
          <w:sz w:val="24"/>
          <w:szCs w:val="24"/>
        </w:rPr>
        <w:t xml:space="preserve">one specific governorate participating in </w:t>
      </w:r>
      <w:r w:rsidR="00021DD5">
        <w:rPr>
          <w:rFonts w:ascii="Times New Roman" w:hAnsi="Times New Roman" w:cs="Times New Roman"/>
          <w:b/>
          <w:sz w:val="24"/>
          <w:szCs w:val="24"/>
        </w:rPr>
        <w:t>Focused PSS</w:t>
      </w:r>
      <w:r w:rsidRPr="00021DD5" w:rsidR="00021DD5">
        <w:rPr>
          <w:rFonts w:ascii="Times New Roman" w:hAnsi="Times New Roman" w:cs="Times New Roman"/>
          <w:sz w:val="24"/>
          <w:szCs w:val="24"/>
        </w:rPr>
        <w:t>. The</w:t>
      </w:r>
      <w:r w:rsidRPr="00021DD5">
        <w:rPr>
          <w:rFonts w:ascii="Times New Roman" w:hAnsi="Times New Roman" w:cs="Times New Roman"/>
          <w:sz w:val="24"/>
          <w:szCs w:val="24"/>
        </w:rPr>
        <w:t xml:space="preserve"> recommended sample size does not account for attrition (drop outs, not being able to find children, etc.). Therefore, the pre-assessment should be given ideally to 20% more children than the recommended sample size, meaning </w:t>
      </w:r>
      <w:r w:rsidRPr="00021DD5">
        <w:rPr>
          <w:rFonts w:ascii="Times New Roman" w:hAnsi="Times New Roman" w:cs="Times New Roman"/>
          <w:b/>
          <w:sz w:val="24"/>
          <w:szCs w:val="24"/>
        </w:rPr>
        <w:t>240 children</w:t>
      </w:r>
      <w:r w:rsidRPr="00021DD5">
        <w:rPr>
          <w:rFonts w:ascii="Times New Roman" w:hAnsi="Times New Roman" w:cs="Times New Roman"/>
          <w:sz w:val="24"/>
          <w:szCs w:val="24"/>
        </w:rPr>
        <w:t>.</w:t>
      </w:r>
      <w:r w:rsidRPr="00021DD5" w:rsidR="00267019">
        <w:rPr>
          <w:rFonts w:ascii="Times New Roman" w:hAnsi="Times New Roman" w:cs="Times New Roman"/>
          <w:sz w:val="24"/>
          <w:szCs w:val="24"/>
        </w:rPr>
        <w:t xml:space="preserve"> You can request as many codes as you want, and cover multiple governorates however you need to assess at least 240 children per governorate. </w:t>
      </w:r>
    </w:p>
    <w:p w:rsidRPr="00021DD5" w:rsidR="008C763E" w:rsidP="00A175DC" w:rsidRDefault="00A175DC" w14:paraId="3D313EA5" w14:textId="1D4DF0A3">
      <w:pPr>
        <w:jc w:val="both"/>
        <w:rPr>
          <w:rFonts w:ascii="Times New Roman" w:hAnsi="Times New Roman" w:cs="Times New Roman"/>
          <w:sz w:val="24"/>
          <w:szCs w:val="24"/>
        </w:rPr>
      </w:pPr>
      <w:r w:rsidRPr="7D6C4BE1">
        <w:rPr>
          <w:rFonts w:ascii="Times New Roman" w:hAnsi="Times New Roman" w:cs="Times New Roman"/>
          <w:sz w:val="24"/>
          <w:szCs w:val="24"/>
        </w:rPr>
        <w:t>C</w:t>
      </w:r>
      <w:r w:rsidRPr="7D6C4BE1" w:rsidR="00EF052F">
        <w:rPr>
          <w:rFonts w:ascii="Times New Roman" w:hAnsi="Times New Roman" w:cs="Times New Roman"/>
          <w:sz w:val="24"/>
          <w:szCs w:val="24"/>
        </w:rPr>
        <w:t>odes for UNICEF partners will be allocated after discussion with UNICE</w:t>
      </w:r>
      <w:r w:rsidRPr="7D6C4BE1" w:rsidR="0016717F">
        <w:rPr>
          <w:rFonts w:ascii="Times New Roman" w:hAnsi="Times New Roman" w:cs="Times New Roman"/>
          <w:sz w:val="24"/>
          <w:szCs w:val="24"/>
        </w:rPr>
        <w:t>F</w:t>
      </w:r>
      <w:r w:rsidRPr="7D6C4BE1">
        <w:rPr>
          <w:rFonts w:ascii="Times New Roman" w:hAnsi="Times New Roman" w:cs="Times New Roman"/>
          <w:sz w:val="24"/>
          <w:szCs w:val="24"/>
        </w:rPr>
        <w:t xml:space="preserve"> </w:t>
      </w:r>
      <w:r w:rsidRPr="7D6C4BE1" w:rsidR="00EF052F">
        <w:rPr>
          <w:rFonts w:ascii="Times New Roman" w:hAnsi="Times New Roman" w:cs="Times New Roman"/>
          <w:sz w:val="24"/>
          <w:szCs w:val="24"/>
        </w:rPr>
        <w:t>team</w:t>
      </w:r>
      <w:r w:rsidRPr="7D6C4BE1" w:rsidR="0016717F">
        <w:rPr>
          <w:rFonts w:ascii="Times New Roman" w:hAnsi="Times New Roman" w:cs="Times New Roman"/>
          <w:sz w:val="24"/>
          <w:szCs w:val="24"/>
        </w:rPr>
        <w:t xml:space="preserve"> </w:t>
      </w:r>
      <w:r w:rsidRPr="7D6C4BE1" w:rsidR="008F409D">
        <w:rPr>
          <w:rFonts w:ascii="Times New Roman" w:hAnsi="Times New Roman" w:cs="Times New Roman"/>
          <w:sz w:val="24"/>
          <w:szCs w:val="24"/>
        </w:rPr>
        <w:t xml:space="preserve">who will ensure equal governorate representation. Therefore, and for this purpose, </w:t>
      </w:r>
      <w:r w:rsidRPr="7D6C4BE1" w:rsidR="0016717F">
        <w:rPr>
          <w:rFonts w:ascii="Times New Roman" w:hAnsi="Times New Roman" w:cs="Times New Roman"/>
          <w:sz w:val="24"/>
          <w:szCs w:val="24"/>
        </w:rPr>
        <w:t>UNICEF</w:t>
      </w:r>
      <w:r w:rsidRPr="7D6C4BE1" w:rsidR="00EF052F">
        <w:rPr>
          <w:rFonts w:ascii="Times New Roman" w:hAnsi="Times New Roman" w:cs="Times New Roman"/>
          <w:sz w:val="24"/>
          <w:szCs w:val="24"/>
        </w:rPr>
        <w:t xml:space="preserve"> will reserve </w:t>
      </w:r>
      <w:r w:rsidRPr="7D6C4BE1" w:rsidR="00EF052F">
        <w:rPr>
          <w:rFonts w:ascii="Times New Roman" w:hAnsi="Times New Roman" w:cs="Times New Roman"/>
          <w:sz w:val="24"/>
          <w:szCs w:val="24"/>
        </w:rPr>
        <w:lastRenderedPageBreak/>
        <w:t>the right</w:t>
      </w:r>
      <w:r w:rsidRPr="7D6C4BE1">
        <w:rPr>
          <w:rFonts w:ascii="Times New Roman" w:hAnsi="Times New Roman" w:cs="Times New Roman"/>
          <w:sz w:val="24"/>
          <w:szCs w:val="24"/>
        </w:rPr>
        <w:t xml:space="preserve"> </w:t>
      </w:r>
      <w:r w:rsidRPr="7D6C4BE1" w:rsidR="00EF052F">
        <w:rPr>
          <w:rFonts w:ascii="Times New Roman" w:hAnsi="Times New Roman" w:cs="Times New Roman"/>
          <w:sz w:val="24"/>
          <w:szCs w:val="24"/>
        </w:rPr>
        <w:t xml:space="preserve">to </w:t>
      </w:r>
      <w:r w:rsidRPr="7D6C4BE1">
        <w:rPr>
          <w:rFonts w:ascii="Times New Roman" w:hAnsi="Times New Roman" w:cs="Times New Roman"/>
          <w:sz w:val="24"/>
          <w:szCs w:val="24"/>
        </w:rPr>
        <w:t>decide whether the additional requested data per governorate will be included in the anal</w:t>
      </w:r>
      <w:r w:rsidRPr="7D6C4BE1" w:rsidR="008F409D">
        <w:rPr>
          <w:rFonts w:ascii="Times New Roman" w:hAnsi="Times New Roman" w:cs="Times New Roman"/>
          <w:sz w:val="24"/>
          <w:szCs w:val="24"/>
        </w:rPr>
        <w:t>ysis or not</w:t>
      </w:r>
      <w:r w:rsidRPr="7D6C4BE1" w:rsidR="0016717F">
        <w:rPr>
          <w:rFonts w:ascii="Times New Roman" w:hAnsi="Times New Roman" w:cs="Times New Roman"/>
          <w:sz w:val="24"/>
          <w:szCs w:val="24"/>
        </w:rPr>
        <w:t>.</w:t>
      </w:r>
    </w:p>
    <w:p w:rsidRPr="00021DD5" w:rsidR="00A52A51" w:rsidP="0016717F" w:rsidRDefault="008C763E" w14:paraId="50E8D3A7" w14:textId="0E3C46FB">
      <w:pPr>
        <w:jc w:val="both"/>
        <w:rPr>
          <w:rFonts w:ascii="Times New Roman" w:hAnsi="Times New Roman" w:cs="Times New Roman"/>
          <w:sz w:val="24"/>
          <w:szCs w:val="24"/>
        </w:rPr>
      </w:pPr>
      <w:r w:rsidRPr="00021DD5">
        <w:rPr>
          <w:rFonts w:ascii="Times New Roman" w:hAnsi="Times New Roman" w:cs="Times New Roman"/>
          <w:sz w:val="24"/>
          <w:szCs w:val="24"/>
        </w:rPr>
        <w:t>The sampling should ideally be done randomly</w:t>
      </w:r>
      <w:r w:rsidRPr="00021DD5" w:rsidR="00EC534A">
        <w:rPr>
          <w:rFonts w:ascii="Times New Roman" w:hAnsi="Times New Roman" w:cs="Times New Roman"/>
          <w:sz w:val="24"/>
          <w:szCs w:val="24"/>
        </w:rPr>
        <w:t xml:space="preserve">, with a minimum of 25 sampler per </w:t>
      </w:r>
      <w:r w:rsidRPr="00021DD5" w:rsidR="00021DD5">
        <w:rPr>
          <w:rFonts w:ascii="Times New Roman" w:hAnsi="Times New Roman" w:cs="Times New Roman"/>
          <w:sz w:val="24"/>
          <w:szCs w:val="24"/>
        </w:rPr>
        <w:t>location accounting</w:t>
      </w:r>
      <w:r w:rsidRPr="00021DD5">
        <w:rPr>
          <w:rFonts w:ascii="Times New Roman" w:hAnsi="Times New Roman" w:cs="Times New Roman"/>
          <w:sz w:val="24"/>
          <w:szCs w:val="24"/>
        </w:rPr>
        <w:t xml:space="preserve"> for sex and age group. For example, the list of children participating in the cycle of PSS activities could first be divided b</w:t>
      </w:r>
      <w:r w:rsidRPr="00021DD5" w:rsidR="0094490D">
        <w:rPr>
          <w:rFonts w:ascii="Times New Roman" w:hAnsi="Times New Roman" w:cs="Times New Roman"/>
          <w:sz w:val="24"/>
          <w:szCs w:val="24"/>
        </w:rPr>
        <w:t>y</w:t>
      </w:r>
      <w:r w:rsidRPr="00021DD5">
        <w:rPr>
          <w:rFonts w:ascii="Times New Roman" w:hAnsi="Times New Roman" w:cs="Times New Roman"/>
          <w:sz w:val="24"/>
          <w:szCs w:val="24"/>
        </w:rPr>
        <w:t xml:space="preserve"> age group (6-11, 12-17) and then within the age groups by male, female. If you have 2 cycles </w:t>
      </w:r>
      <w:r w:rsidRPr="00021DD5" w:rsidR="00A4140E">
        <w:rPr>
          <w:rFonts w:ascii="Times New Roman" w:hAnsi="Times New Roman" w:cs="Times New Roman"/>
          <w:sz w:val="24"/>
          <w:szCs w:val="24"/>
        </w:rPr>
        <w:t>in your calendar year</w:t>
      </w:r>
      <w:r w:rsidRPr="00021DD5">
        <w:rPr>
          <w:rFonts w:ascii="Times New Roman" w:hAnsi="Times New Roman" w:cs="Times New Roman"/>
          <w:sz w:val="24"/>
          <w:szCs w:val="24"/>
        </w:rPr>
        <w:t xml:space="preserve"> from which to assess children, then you would sample 120 children per cycle. 30 males from 6-11, 30 females 6-11, 30 males 12-17, 30 females 12-17, according to your target age groups, etc.  </w:t>
      </w:r>
    </w:p>
    <w:tbl>
      <w:tblPr>
        <w:tblStyle w:val="TableGrid"/>
        <w:tblW w:w="0" w:type="auto"/>
        <w:shd w:val="clear" w:color="auto" w:fill="0070C0"/>
        <w:tblLook w:val="04A0" w:firstRow="1" w:lastRow="0" w:firstColumn="1" w:lastColumn="0" w:noHBand="0" w:noVBand="1"/>
      </w:tblPr>
      <w:tblGrid>
        <w:gridCol w:w="9016"/>
      </w:tblGrid>
      <w:tr w:rsidRPr="00021DD5" w:rsidR="0016717F" w:rsidTr="0016717F" w14:paraId="2118C6F6" w14:textId="77777777">
        <w:tc>
          <w:tcPr>
            <w:tcW w:w="9016" w:type="dxa"/>
            <w:shd w:val="clear" w:color="auto" w:fill="0070C0"/>
          </w:tcPr>
          <w:p w:rsidRPr="00021DD5" w:rsidR="0016717F" w:rsidP="00804B6D" w:rsidRDefault="0016717F" w14:paraId="5BFB8A6D" w14:textId="77777777">
            <w:pPr>
              <w:rPr>
                <w:rFonts w:ascii="Times New Roman" w:hAnsi="Times New Roman" w:cs="Times New Roman"/>
                <w:sz w:val="24"/>
                <w:szCs w:val="24"/>
              </w:rPr>
            </w:pPr>
          </w:p>
          <w:p w:rsidRPr="00021DD5" w:rsidR="0016717F" w:rsidP="0016717F" w:rsidRDefault="0016717F" w14:paraId="5BFA6B83" w14:textId="77777777">
            <w:pPr>
              <w:jc w:val="both"/>
              <w:rPr>
                <w:rFonts w:ascii="Times New Roman" w:hAnsi="Times New Roman" w:cs="Times New Roman"/>
                <w:i/>
                <w:sz w:val="24"/>
                <w:szCs w:val="24"/>
              </w:rPr>
            </w:pPr>
            <w:r w:rsidRPr="00021DD5">
              <w:rPr>
                <w:rFonts w:ascii="Times New Roman" w:hAnsi="Times New Roman" w:cs="Times New Roman"/>
                <w:b/>
                <w:sz w:val="24"/>
                <w:szCs w:val="24"/>
              </w:rPr>
              <w:t xml:space="preserve">If your organization cannot reach the recommended sample size, please contact the PSS Committee to discuss possible options as soon as possible. </w:t>
            </w:r>
          </w:p>
          <w:p w:rsidRPr="00021DD5" w:rsidR="0016717F" w:rsidP="00804B6D" w:rsidRDefault="0016717F" w14:paraId="798C940E" w14:textId="77777777">
            <w:pPr>
              <w:rPr>
                <w:rFonts w:ascii="Times New Roman" w:hAnsi="Times New Roman" w:cs="Times New Roman"/>
                <w:sz w:val="24"/>
                <w:szCs w:val="24"/>
              </w:rPr>
            </w:pPr>
          </w:p>
        </w:tc>
      </w:tr>
    </w:tbl>
    <w:p w:rsidRPr="00021DD5" w:rsidR="0016717F" w:rsidP="00804B6D" w:rsidRDefault="0016717F" w14:paraId="7CC23A42" w14:textId="77777777">
      <w:pPr>
        <w:rPr>
          <w:rFonts w:ascii="Times New Roman" w:hAnsi="Times New Roman" w:cs="Times New Roman"/>
          <w:sz w:val="24"/>
          <w:szCs w:val="24"/>
        </w:rPr>
      </w:pPr>
    </w:p>
    <w:p w:rsidRPr="00021DD5" w:rsidR="008C763E" w:rsidP="0034420A" w:rsidRDefault="008C763E" w14:paraId="7AE6EB79" w14:textId="53055987">
      <w:pPr>
        <w:pStyle w:val="Heading1"/>
      </w:pPr>
      <w:bookmarkStart w:name="_Toc37764255" w:id="10"/>
      <w:r w:rsidRPr="00021DD5">
        <w:t>Coding</w:t>
      </w:r>
      <w:bookmarkEnd w:id="10"/>
    </w:p>
    <w:p w:rsidR="005A44E1" w:rsidP="0016717F" w:rsidRDefault="005A44E1" w14:paraId="13DD71AC" w14:textId="01C94087">
      <w:pPr>
        <w:jc w:val="both"/>
        <w:rPr>
          <w:rFonts w:ascii="Times New Roman" w:hAnsi="Times New Roman" w:cs="Times New Roman"/>
          <w:sz w:val="24"/>
          <w:szCs w:val="24"/>
        </w:rPr>
      </w:pPr>
      <w:r w:rsidRPr="7D6C4BE1">
        <w:rPr>
          <w:rFonts w:ascii="Times New Roman" w:hAnsi="Times New Roman" w:cs="Times New Roman"/>
          <w:sz w:val="24"/>
          <w:szCs w:val="24"/>
        </w:rPr>
        <w:t>The system will be auto generating cod</w:t>
      </w:r>
      <w:r w:rsidRPr="7D6C4BE1" w:rsidR="00C459BE">
        <w:rPr>
          <w:rFonts w:ascii="Times New Roman" w:hAnsi="Times New Roman" w:cs="Times New Roman"/>
          <w:sz w:val="24"/>
          <w:szCs w:val="24"/>
        </w:rPr>
        <w:t>es</w:t>
      </w:r>
      <w:r w:rsidRPr="7D6C4BE1">
        <w:rPr>
          <w:rFonts w:ascii="Times New Roman" w:hAnsi="Times New Roman" w:cs="Times New Roman"/>
          <w:sz w:val="24"/>
          <w:szCs w:val="24"/>
        </w:rPr>
        <w:t xml:space="preserve"> for each </w:t>
      </w:r>
      <w:r w:rsidRPr="7D6C4BE1" w:rsidR="0035767E">
        <w:rPr>
          <w:rFonts w:ascii="Times New Roman" w:hAnsi="Times New Roman" w:cs="Times New Roman"/>
          <w:sz w:val="24"/>
          <w:szCs w:val="24"/>
        </w:rPr>
        <w:t>application</w:t>
      </w:r>
      <w:r w:rsidRPr="7D6C4BE1">
        <w:rPr>
          <w:rFonts w:ascii="Times New Roman" w:hAnsi="Times New Roman" w:cs="Times New Roman"/>
          <w:sz w:val="24"/>
          <w:szCs w:val="24"/>
        </w:rPr>
        <w:t xml:space="preserve"> that is included in the sample population. </w:t>
      </w:r>
      <w:r>
        <w:br/>
      </w:r>
      <w:r>
        <w:br/>
      </w:r>
      <w:r w:rsidRPr="7D6C4BE1" w:rsidR="00C459BE">
        <w:rPr>
          <w:rFonts w:ascii="Times New Roman" w:hAnsi="Times New Roman" w:cs="Times New Roman"/>
          <w:sz w:val="24"/>
          <w:szCs w:val="24"/>
        </w:rPr>
        <w:t xml:space="preserve">The </w:t>
      </w:r>
      <w:r w:rsidRPr="7D6C4BE1" w:rsidR="00877495">
        <w:rPr>
          <w:rFonts w:ascii="Times New Roman" w:hAnsi="Times New Roman" w:cs="Times New Roman"/>
          <w:sz w:val="24"/>
          <w:szCs w:val="24"/>
        </w:rPr>
        <w:t xml:space="preserve">application </w:t>
      </w:r>
      <w:r w:rsidRPr="7D6C4BE1" w:rsidR="00C459BE">
        <w:rPr>
          <w:rFonts w:ascii="Times New Roman" w:hAnsi="Times New Roman" w:cs="Times New Roman"/>
          <w:sz w:val="24"/>
          <w:szCs w:val="24"/>
        </w:rPr>
        <w:t>code is autogenerated automatically by the SDQ app, no more manual creation, each partner will have a specific set of applications per year.</w:t>
      </w:r>
    </w:p>
    <w:p w:rsidR="002A4A33" w:rsidP="0034420A" w:rsidRDefault="002A4A33" w14:paraId="4486F793" w14:textId="32402C16">
      <w:pPr>
        <w:pStyle w:val="Heading2"/>
      </w:pPr>
      <w:bookmarkStart w:name="_Toc37764256" w:id="11"/>
      <w:r>
        <w:t>Code structure</w:t>
      </w:r>
      <w:bookmarkEnd w:id="11"/>
    </w:p>
    <w:p w:rsidR="001A6519" w:rsidP="001A6519" w:rsidRDefault="00B448D9" w14:paraId="749E8F7C" w14:textId="36D996DC">
      <w:pPr>
        <w:jc w:val="both"/>
        <w:rPr>
          <w:rFonts w:ascii="Times New Roman" w:hAnsi="Times New Roman" w:cs="Times New Roman"/>
          <w:sz w:val="24"/>
          <w:szCs w:val="24"/>
        </w:rPr>
      </w:pPr>
      <w:r w:rsidRPr="1C356A0C">
        <w:rPr>
          <w:rFonts w:ascii="Times New Roman" w:hAnsi="Times New Roman" w:cs="Times New Roman"/>
          <w:sz w:val="24"/>
          <w:szCs w:val="24"/>
        </w:rPr>
        <w:t>Each Partner will have a Prefix during the addition to the system, same for the collector</w:t>
      </w:r>
      <w:r w:rsidRPr="1C356A0C" w:rsidR="00C459BE">
        <w:rPr>
          <w:rFonts w:ascii="Times New Roman" w:hAnsi="Times New Roman" w:cs="Times New Roman"/>
          <w:sz w:val="24"/>
          <w:szCs w:val="24"/>
        </w:rPr>
        <w:t>. E</w:t>
      </w:r>
      <w:r w:rsidRPr="1C356A0C">
        <w:rPr>
          <w:rFonts w:ascii="Times New Roman" w:hAnsi="Times New Roman" w:cs="Times New Roman"/>
          <w:sz w:val="24"/>
          <w:szCs w:val="24"/>
        </w:rPr>
        <w:t xml:space="preserve">xample for Partner </w:t>
      </w:r>
      <w:r w:rsidRPr="1C356A0C" w:rsidR="11DA9C56">
        <w:rPr>
          <w:rFonts w:ascii="Times New Roman" w:hAnsi="Times New Roman" w:cs="Times New Roman"/>
          <w:sz w:val="24"/>
          <w:szCs w:val="24"/>
        </w:rPr>
        <w:t>“</w:t>
      </w:r>
      <w:r w:rsidRPr="1C356A0C">
        <w:rPr>
          <w:rFonts w:ascii="Times New Roman" w:hAnsi="Times New Roman" w:cs="Times New Roman"/>
          <w:b/>
          <w:bCs/>
          <w:sz w:val="24"/>
          <w:szCs w:val="24"/>
        </w:rPr>
        <w:t>Robert</w:t>
      </w:r>
      <w:r w:rsidRPr="1C356A0C" w:rsidR="2CBA69BB">
        <w:rPr>
          <w:rFonts w:ascii="Times New Roman" w:hAnsi="Times New Roman" w:cs="Times New Roman"/>
          <w:b/>
          <w:bCs/>
          <w:sz w:val="24"/>
          <w:szCs w:val="24"/>
        </w:rPr>
        <w:t>”</w:t>
      </w:r>
      <w:r w:rsidRPr="1C356A0C">
        <w:rPr>
          <w:rFonts w:ascii="Times New Roman" w:hAnsi="Times New Roman" w:cs="Times New Roman"/>
          <w:sz w:val="24"/>
          <w:szCs w:val="24"/>
        </w:rPr>
        <w:t xml:space="preserve"> the prefix could be </w:t>
      </w:r>
      <w:r w:rsidRPr="1C356A0C">
        <w:rPr>
          <w:rFonts w:ascii="Times New Roman" w:hAnsi="Times New Roman" w:cs="Times New Roman"/>
          <w:b/>
          <w:bCs/>
          <w:sz w:val="24"/>
          <w:szCs w:val="24"/>
        </w:rPr>
        <w:t>ROB</w:t>
      </w:r>
      <w:r w:rsidRPr="1C356A0C">
        <w:rPr>
          <w:rFonts w:ascii="Times New Roman" w:hAnsi="Times New Roman" w:cs="Times New Roman"/>
          <w:sz w:val="24"/>
          <w:szCs w:val="24"/>
        </w:rPr>
        <w:t xml:space="preserve"> and collector </w:t>
      </w:r>
      <w:r w:rsidRPr="1C356A0C" w:rsidR="770FDA8C">
        <w:rPr>
          <w:rFonts w:ascii="Times New Roman" w:hAnsi="Times New Roman" w:cs="Times New Roman"/>
          <w:sz w:val="24"/>
          <w:szCs w:val="24"/>
        </w:rPr>
        <w:t>“</w:t>
      </w:r>
      <w:r w:rsidRPr="1C356A0C">
        <w:rPr>
          <w:rFonts w:ascii="Times New Roman" w:hAnsi="Times New Roman" w:cs="Times New Roman"/>
          <w:b/>
          <w:bCs/>
          <w:sz w:val="24"/>
          <w:szCs w:val="24"/>
        </w:rPr>
        <w:t>Michel</w:t>
      </w:r>
      <w:r w:rsidRPr="1C356A0C" w:rsidR="5EB0EE88">
        <w:rPr>
          <w:rFonts w:ascii="Times New Roman" w:hAnsi="Times New Roman" w:cs="Times New Roman"/>
          <w:b/>
          <w:bCs/>
          <w:sz w:val="24"/>
          <w:szCs w:val="24"/>
        </w:rPr>
        <w:t>”</w:t>
      </w:r>
      <w:r w:rsidRPr="1C356A0C">
        <w:rPr>
          <w:rFonts w:ascii="Times New Roman" w:hAnsi="Times New Roman" w:cs="Times New Roman"/>
          <w:sz w:val="24"/>
          <w:szCs w:val="24"/>
        </w:rPr>
        <w:t xml:space="preserve"> </w:t>
      </w:r>
      <w:r w:rsidRPr="1C356A0C" w:rsidR="7A8F5842">
        <w:rPr>
          <w:rFonts w:ascii="Times New Roman" w:hAnsi="Times New Roman" w:cs="Times New Roman"/>
          <w:sz w:val="24"/>
          <w:szCs w:val="24"/>
        </w:rPr>
        <w:t>w</w:t>
      </w:r>
      <w:r w:rsidRPr="1C356A0C" w:rsidR="322D50A8">
        <w:rPr>
          <w:rFonts w:ascii="Times New Roman" w:hAnsi="Times New Roman" w:cs="Times New Roman"/>
          <w:sz w:val="24"/>
          <w:szCs w:val="24"/>
        </w:rPr>
        <w:t xml:space="preserve">ho is a team member within Partner </w:t>
      </w:r>
      <w:r w:rsidRPr="1C356A0C" w:rsidR="4BD628EF">
        <w:rPr>
          <w:rFonts w:ascii="Times New Roman" w:hAnsi="Times New Roman" w:cs="Times New Roman"/>
          <w:sz w:val="24"/>
          <w:szCs w:val="24"/>
        </w:rPr>
        <w:t>“</w:t>
      </w:r>
      <w:r w:rsidRPr="1C356A0C">
        <w:rPr>
          <w:rFonts w:ascii="Times New Roman" w:hAnsi="Times New Roman" w:cs="Times New Roman"/>
          <w:sz w:val="24"/>
          <w:szCs w:val="24"/>
        </w:rPr>
        <w:t>Robert</w:t>
      </w:r>
      <w:r w:rsidRPr="1C356A0C" w:rsidR="5B87BFAB">
        <w:rPr>
          <w:rFonts w:ascii="Times New Roman" w:hAnsi="Times New Roman" w:cs="Times New Roman"/>
          <w:sz w:val="24"/>
          <w:szCs w:val="24"/>
        </w:rPr>
        <w:t xml:space="preserve">”, </w:t>
      </w:r>
      <w:r w:rsidRPr="1C356A0C">
        <w:rPr>
          <w:rFonts w:ascii="Times New Roman" w:hAnsi="Times New Roman" w:cs="Times New Roman"/>
          <w:sz w:val="24"/>
          <w:szCs w:val="24"/>
        </w:rPr>
        <w:t xml:space="preserve">will be </w:t>
      </w:r>
      <w:r w:rsidRPr="1C356A0C">
        <w:rPr>
          <w:rFonts w:ascii="Times New Roman" w:hAnsi="Times New Roman" w:cs="Times New Roman"/>
          <w:b/>
          <w:bCs/>
          <w:sz w:val="24"/>
          <w:szCs w:val="24"/>
        </w:rPr>
        <w:t>MICH</w:t>
      </w:r>
      <w:r w:rsidRPr="1C356A0C">
        <w:rPr>
          <w:rFonts w:ascii="Times New Roman" w:hAnsi="Times New Roman" w:cs="Times New Roman"/>
          <w:sz w:val="24"/>
          <w:szCs w:val="24"/>
        </w:rPr>
        <w:t>.</w:t>
      </w:r>
      <w:ins w:author="Microsoft Office User" w:date="2021-07-27T12:50:00Z" w:id="12">
        <w:r w:rsidR="001A6519">
          <w:rPr>
            <w:rFonts w:ascii="Times New Roman" w:hAnsi="Times New Roman" w:cs="Times New Roman"/>
            <w:sz w:val="24"/>
            <w:szCs w:val="24"/>
          </w:rPr>
          <w:t xml:space="preserve"> The current year of the</w:t>
        </w:r>
      </w:ins>
      <w:ins w:author="Microsoft Office User" w:date="2021-07-27T12:51:00Z" w:id="13">
        <w:r w:rsidR="001A6519">
          <w:rPr>
            <w:rFonts w:ascii="Times New Roman" w:hAnsi="Times New Roman" w:cs="Times New Roman"/>
            <w:sz w:val="24"/>
            <w:szCs w:val="24"/>
          </w:rPr>
          <w:t xml:space="preserve"> application is “2021”</w:t>
        </w:r>
      </w:ins>
    </w:p>
    <w:p w:rsidR="00B448D9" w:rsidP="0016717F" w:rsidRDefault="00B448D9" w14:paraId="793D429F" w14:textId="50FC02D5">
      <w:pPr>
        <w:jc w:val="both"/>
        <w:rPr>
          <w:rFonts w:ascii="Times New Roman" w:hAnsi="Times New Roman" w:cs="Times New Roman"/>
          <w:sz w:val="24"/>
          <w:szCs w:val="24"/>
        </w:rPr>
      </w:pPr>
      <w:proofErr w:type="gramStart"/>
      <w:r>
        <w:rPr>
          <w:rFonts w:ascii="Times New Roman" w:hAnsi="Times New Roman" w:cs="Times New Roman"/>
          <w:sz w:val="24"/>
          <w:szCs w:val="24"/>
        </w:rPr>
        <w:t>So</w:t>
      </w:r>
      <w:proofErr w:type="gramEnd"/>
      <w:r>
        <w:rPr>
          <w:rFonts w:ascii="Times New Roman" w:hAnsi="Times New Roman" w:cs="Times New Roman"/>
          <w:sz w:val="24"/>
          <w:szCs w:val="24"/>
        </w:rPr>
        <w:t xml:space="preserve"> the application auto generated code will be </w:t>
      </w:r>
      <w:del w:author="Microsoft Office User" w:date="2021-07-27T12:51:00Z" w:id="14">
        <w:r w:rsidRPr="0034420A" w:rsidDel="001A6519">
          <w:rPr>
            <w:rFonts w:ascii="Times New Roman" w:hAnsi="Times New Roman" w:cs="Times New Roman"/>
            <w:b/>
            <w:bCs/>
            <w:sz w:val="24"/>
            <w:szCs w:val="24"/>
          </w:rPr>
          <w:delText>Pa</w:delText>
        </w:r>
      </w:del>
      <w:ins w:author="Microsoft Office User" w:date="2021-07-27T12:51:00Z" w:id="15">
        <w:r w:rsidR="001A6519">
          <w:rPr>
            <w:rFonts w:ascii="Times New Roman" w:hAnsi="Times New Roman" w:cs="Times New Roman"/>
            <w:b/>
            <w:bCs/>
            <w:sz w:val="24"/>
            <w:szCs w:val="24"/>
          </w:rPr>
          <w:t>Year + Pa</w:t>
        </w:r>
      </w:ins>
      <w:r w:rsidRPr="0034420A">
        <w:rPr>
          <w:rFonts w:ascii="Times New Roman" w:hAnsi="Times New Roman" w:cs="Times New Roman"/>
          <w:b/>
          <w:bCs/>
          <w:sz w:val="24"/>
          <w:szCs w:val="24"/>
        </w:rPr>
        <w:t>rtner Prefix + Collector Prefix + application ID</w:t>
      </w:r>
      <w:r>
        <w:rPr>
          <w:rFonts w:ascii="Times New Roman" w:hAnsi="Times New Roman" w:cs="Times New Roman"/>
          <w:sz w:val="24"/>
          <w:szCs w:val="24"/>
        </w:rPr>
        <w:t xml:space="preserve"> in this case for example It will be </w:t>
      </w:r>
      <w:del w:author="Microsoft Office User" w:date="2021-07-27T12:51:00Z" w:id="16">
        <w:r w:rsidRPr="0034420A" w:rsidDel="001A6519">
          <w:rPr>
            <w:rFonts w:ascii="Times New Roman" w:hAnsi="Times New Roman" w:cs="Times New Roman"/>
            <w:b/>
            <w:bCs/>
            <w:sz w:val="24"/>
            <w:szCs w:val="24"/>
          </w:rPr>
          <w:delText>R</w:delText>
        </w:r>
      </w:del>
      <w:del w:author="Microsoft Office User" w:date="2021-07-27T12:52:00Z" w:id="17">
        <w:r w:rsidRPr="0034420A" w:rsidDel="001A6519">
          <w:rPr>
            <w:rFonts w:ascii="Times New Roman" w:hAnsi="Times New Roman" w:cs="Times New Roman"/>
            <w:b/>
            <w:bCs/>
            <w:sz w:val="24"/>
            <w:szCs w:val="24"/>
          </w:rPr>
          <w:delText>O</w:delText>
        </w:r>
      </w:del>
      <w:ins w:author="Microsoft Office User" w:date="2021-07-27T12:52:00Z" w:id="18">
        <w:r w:rsidR="001A6519">
          <w:rPr>
            <w:rFonts w:ascii="Times New Roman" w:hAnsi="Times New Roman" w:cs="Times New Roman"/>
            <w:b/>
            <w:bCs/>
            <w:sz w:val="24"/>
            <w:szCs w:val="24"/>
          </w:rPr>
          <w:t>2021 - RO</w:t>
        </w:r>
      </w:ins>
      <w:r w:rsidRPr="0034420A">
        <w:rPr>
          <w:rFonts w:ascii="Times New Roman" w:hAnsi="Times New Roman" w:cs="Times New Roman"/>
          <w:b/>
          <w:bCs/>
          <w:sz w:val="24"/>
          <w:szCs w:val="24"/>
        </w:rPr>
        <w:t>B-MICH-1</w:t>
      </w:r>
      <w:r>
        <w:rPr>
          <w:rFonts w:ascii="Times New Roman" w:hAnsi="Times New Roman" w:cs="Times New Roman"/>
          <w:sz w:val="24"/>
          <w:szCs w:val="24"/>
        </w:rPr>
        <w:t>.</w:t>
      </w:r>
    </w:p>
    <w:p w:rsidR="00B448D9" w:rsidP="0016717F" w:rsidRDefault="00B448D9" w14:paraId="299221ED" w14:textId="0EF5D61B">
      <w:pPr>
        <w:jc w:val="both"/>
        <w:rPr>
          <w:rFonts w:ascii="Times New Roman" w:hAnsi="Times New Roman" w:cs="Times New Roman"/>
          <w:sz w:val="24"/>
          <w:szCs w:val="24"/>
        </w:rPr>
      </w:pPr>
      <w:r>
        <w:rPr>
          <w:rFonts w:ascii="Times New Roman" w:hAnsi="Times New Roman" w:cs="Times New Roman"/>
          <w:sz w:val="24"/>
          <w:szCs w:val="24"/>
        </w:rPr>
        <w:t xml:space="preserve">In Online and offline mode, the application id is auto increment by 1, so the next saved or submitted application will be </w:t>
      </w:r>
      <w:ins w:author="Microsoft Office User" w:date="2021-07-27T12:51:00Z" w:id="19">
        <w:r w:rsidR="001A6519">
          <w:rPr>
            <w:rFonts w:ascii="Times New Roman" w:hAnsi="Times New Roman" w:cs="Times New Roman"/>
            <w:b/>
            <w:bCs/>
            <w:sz w:val="24"/>
            <w:szCs w:val="24"/>
          </w:rPr>
          <w:t>2021-R</w:t>
        </w:r>
      </w:ins>
      <w:del w:author="Microsoft Office User" w:date="2021-07-27T12:51:00Z" w:id="20">
        <w:r w:rsidRPr="0034420A" w:rsidDel="001A6519">
          <w:rPr>
            <w:rFonts w:ascii="Times New Roman" w:hAnsi="Times New Roman" w:cs="Times New Roman"/>
            <w:b/>
            <w:bCs/>
            <w:sz w:val="24"/>
            <w:szCs w:val="24"/>
          </w:rPr>
          <w:delText>R</w:delText>
        </w:r>
      </w:del>
      <w:r w:rsidRPr="0034420A">
        <w:rPr>
          <w:rFonts w:ascii="Times New Roman" w:hAnsi="Times New Roman" w:cs="Times New Roman"/>
          <w:b/>
          <w:bCs/>
          <w:sz w:val="24"/>
          <w:szCs w:val="24"/>
        </w:rPr>
        <w:t xml:space="preserve">OB-MICH-2, </w:t>
      </w:r>
      <w:ins w:author="Microsoft Office User" w:date="2021-07-27T12:51:00Z" w:id="21">
        <w:r w:rsidR="001A6519">
          <w:rPr>
            <w:rFonts w:ascii="Times New Roman" w:hAnsi="Times New Roman" w:cs="Times New Roman"/>
            <w:b/>
            <w:bCs/>
            <w:sz w:val="24"/>
            <w:szCs w:val="24"/>
          </w:rPr>
          <w:t>2021-</w:t>
        </w:r>
      </w:ins>
      <w:r w:rsidRPr="0034420A">
        <w:rPr>
          <w:rFonts w:ascii="Times New Roman" w:hAnsi="Times New Roman" w:cs="Times New Roman"/>
          <w:b/>
          <w:bCs/>
          <w:sz w:val="24"/>
          <w:szCs w:val="24"/>
        </w:rPr>
        <w:t>ROB-MICH-3</w:t>
      </w:r>
      <w:r>
        <w:rPr>
          <w:rFonts w:ascii="Times New Roman" w:hAnsi="Times New Roman" w:cs="Times New Roman"/>
          <w:sz w:val="24"/>
          <w:szCs w:val="24"/>
        </w:rPr>
        <w:t xml:space="preserve"> </w:t>
      </w:r>
      <w:proofErr w:type="gramStart"/>
      <w:r>
        <w:rPr>
          <w:rFonts w:ascii="Times New Roman" w:hAnsi="Times New Roman" w:cs="Times New Roman"/>
          <w:sz w:val="24"/>
          <w:szCs w:val="24"/>
        </w:rPr>
        <w:t>…..</w:t>
      </w:r>
      <w:proofErr w:type="gramEnd"/>
    </w:p>
    <w:p w:rsidR="006F71D4" w:rsidRDefault="00B448D9" w14:paraId="7FEE9542" w14:textId="2EA983D2">
      <w:pPr>
        <w:jc w:val="both"/>
        <w:rPr>
          <w:rFonts w:ascii="Times New Roman" w:hAnsi="Times New Roman" w:cs="Times New Roman"/>
          <w:sz w:val="24"/>
          <w:szCs w:val="24"/>
        </w:rPr>
      </w:pPr>
      <w:r>
        <w:rPr>
          <w:rFonts w:ascii="Times New Roman" w:hAnsi="Times New Roman" w:cs="Times New Roman"/>
          <w:sz w:val="24"/>
          <w:szCs w:val="24"/>
        </w:rPr>
        <w:t>The code will be shown in the app</w:t>
      </w:r>
      <w:r w:rsidR="002A4A33">
        <w:rPr>
          <w:rFonts w:ascii="Times New Roman" w:hAnsi="Times New Roman" w:cs="Times New Roman"/>
          <w:sz w:val="24"/>
          <w:szCs w:val="24"/>
        </w:rPr>
        <w:t xml:space="preserve"> while filling the pre-test or </w:t>
      </w:r>
      <w:proofErr w:type="spellStart"/>
      <w:r w:rsidR="002A4A33">
        <w:rPr>
          <w:rFonts w:ascii="Times New Roman" w:hAnsi="Times New Roman" w:cs="Times New Roman"/>
          <w:sz w:val="24"/>
          <w:szCs w:val="24"/>
        </w:rPr>
        <w:t>post test</w:t>
      </w:r>
      <w:proofErr w:type="spellEnd"/>
      <w:r w:rsidR="002A4A33">
        <w:rPr>
          <w:rFonts w:ascii="Times New Roman" w:hAnsi="Times New Roman" w:cs="Times New Roman"/>
          <w:sz w:val="24"/>
          <w:szCs w:val="24"/>
        </w:rPr>
        <w:t xml:space="preserve"> application inside the </w:t>
      </w:r>
      <w:r w:rsidRPr="0034420A" w:rsidR="002A4A33">
        <w:rPr>
          <w:rFonts w:ascii="Times New Roman" w:hAnsi="Times New Roman" w:cs="Times New Roman"/>
          <w:b/>
          <w:bCs/>
          <w:sz w:val="24"/>
          <w:szCs w:val="24"/>
        </w:rPr>
        <w:t>Child’s code field</w:t>
      </w:r>
      <w:r w:rsidR="002A4A33">
        <w:rPr>
          <w:rFonts w:ascii="Times New Roman" w:hAnsi="Times New Roman" w:cs="Times New Roman"/>
          <w:sz w:val="24"/>
          <w:szCs w:val="24"/>
        </w:rPr>
        <w:t xml:space="preserve"> and</w:t>
      </w:r>
      <w:r>
        <w:rPr>
          <w:rFonts w:ascii="Times New Roman" w:hAnsi="Times New Roman" w:cs="Times New Roman"/>
          <w:sz w:val="24"/>
          <w:szCs w:val="24"/>
        </w:rPr>
        <w:t xml:space="preserve"> after the collector submits the application in the post-pending page, the last item (U can use the date of the application as an indicator)</w:t>
      </w:r>
      <w:r w:rsidR="00C459BE">
        <w:rPr>
          <w:rFonts w:ascii="Times New Roman" w:hAnsi="Times New Roman" w:cs="Times New Roman"/>
          <w:sz w:val="24"/>
          <w:szCs w:val="24"/>
        </w:rPr>
        <w:t xml:space="preserve">. </w:t>
      </w:r>
    </w:p>
    <w:p w:rsidR="00B448D9" w:rsidP="0016717F" w:rsidRDefault="006F71D4" w14:paraId="56472B93" w14:textId="6176AD4E">
      <w:pPr>
        <w:jc w:val="both"/>
        <w:rPr>
          <w:rFonts w:ascii="Times New Roman" w:hAnsi="Times New Roman" w:cs="Times New Roman"/>
          <w:sz w:val="24"/>
          <w:szCs w:val="24"/>
        </w:rPr>
      </w:pPr>
      <w:r>
        <w:rPr>
          <w:noProof/>
          <w:color w:val="2B579A"/>
          <w:shd w:val="clear" w:color="auto" w:fill="E6E6E6"/>
        </w:rPr>
        <w:lastRenderedPageBreak/>
        <w:drawing>
          <wp:inline distT="0" distB="0" distL="0" distR="0" wp14:anchorId="4D79333D" wp14:editId="4D6E6DA7">
            <wp:extent cx="4105513" cy="4391628"/>
            <wp:effectExtent l="0" t="0" r="0" b="9525"/>
            <wp:docPr id="10695174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4105513" cy="4391628"/>
                    </a:xfrm>
                    <a:prstGeom prst="rect">
                      <a:avLst/>
                    </a:prstGeom>
                  </pic:spPr>
                </pic:pic>
              </a:graphicData>
            </a:graphic>
          </wp:inline>
        </w:drawing>
      </w:r>
      <w:r w:rsidRPr="744081DA" w:rsidR="00B448D9">
        <w:rPr>
          <w:rFonts w:ascii="Times New Roman" w:hAnsi="Times New Roman" w:cs="Times New Roman"/>
          <w:sz w:val="24"/>
          <w:szCs w:val="24"/>
        </w:rPr>
        <w:t xml:space="preserve"> </w:t>
      </w:r>
    </w:p>
    <w:tbl>
      <w:tblPr>
        <w:tblStyle w:val="TableGrid"/>
        <w:tblW w:w="0" w:type="auto"/>
        <w:tblLook w:val="04A0" w:firstRow="1" w:lastRow="0" w:firstColumn="1" w:lastColumn="0" w:noHBand="0" w:noVBand="1"/>
      </w:tblPr>
      <w:tblGrid>
        <w:gridCol w:w="9016"/>
      </w:tblGrid>
      <w:tr w:rsidR="005A44E1" w:rsidTr="4D731E3C" w14:paraId="5F2DDEC2" w14:textId="77777777">
        <w:tc>
          <w:tcPr>
            <w:tcW w:w="9016" w:type="dxa"/>
          </w:tcPr>
          <w:p w:rsidR="005A44E1" w:rsidP="005A44E1" w:rsidRDefault="5C7C8337" w14:paraId="6BE8DB31" w14:textId="7C6845F6">
            <w:pPr>
              <w:jc w:val="both"/>
              <w:rPr>
                <w:rFonts w:ascii="Times New Roman" w:hAnsi="Times New Roman" w:cs="Times New Roman"/>
                <w:sz w:val="24"/>
                <w:szCs w:val="24"/>
              </w:rPr>
            </w:pPr>
            <w:r w:rsidRPr="4D731E3C">
              <w:rPr>
                <w:rFonts w:ascii="Times New Roman" w:hAnsi="Times New Roman" w:cs="Times New Roman"/>
                <w:sz w:val="24"/>
                <w:szCs w:val="24"/>
              </w:rPr>
              <w:t xml:space="preserve">However, </w:t>
            </w:r>
            <w:r w:rsidRPr="4D731E3C" w:rsidR="00D948FC">
              <w:rPr>
                <w:rFonts w:ascii="Times New Roman" w:hAnsi="Times New Roman" w:cs="Times New Roman"/>
                <w:sz w:val="24"/>
                <w:szCs w:val="24"/>
              </w:rPr>
              <w:t>e</w:t>
            </w:r>
            <w:r w:rsidRPr="4D731E3C" w:rsidR="005A44E1">
              <w:rPr>
                <w:rFonts w:ascii="Times New Roman" w:hAnsi="Times New Roman" w:cs="Times New Roman"/>
                <w:sz w:val="24"/>
                <w:szCs w:val="24"/>
              </w:rPr>
              <w:t xml:space="preserve">ach organization will need to develop a key to match each child to his/her code in order to be able to include the same code number in the pre-assessment as the post-assessment. </w:t>
            </w:r>
            <w:r w:rsidRPr="4D731E3C">
              <w:rPr>
                <w:rFonts w:ascii="Times New Roman" w:hAnsi="Times New Roman" w:cs="Times New Roman"/>
                <w:sz w:val="24"/>
                <w:szCs w:val="24"/>
              </w:rPr>
              <w:t xml:space="preserve">Please refer to UNICEF guidance within the </w:t>
            </w:r>
            <w:r w:rsidRPr="4D731E3C" w:rsidR="005A44E1">
              <w:rPr>
                <w:rFonts w:ascii="Times New Roman" w:hAnsi="Times New Roman" w:cs="Times New Roman"/>
                <w:sz w:val="24"/>
                <w:szCs w:val="24"/>
              </w:rPr>
              <w:t xml:space="preserve">excel spreadsheet, </w:t>
            </w:r>
            <w:r w:rsidRPr="4D731E3C">
              <w:rPr>
                <w:rFonts w:ascii="Times New Roman" w:hAnsi="Times New Roman" w:cs="Times New Roman"/>
                <w:sz w:val="24"/>
                <w:szCs w:val="24"/>
              </w:rPr>
              <w:t>where you would need to register the auto-generated</w:t>
            </w:r>
            <w:r w:rsidRPr="4D731E3C" w:rsidR="5AADFB00">
              <w:rPr>
                <w:rFonts w:ascii="Times New Roman" w:hAnsi="Times New Roman" w:cs="Times New Roman"/>
                <w:sz w:val="24"/>
                <w:szCs w:val="24"/>
              </w:rPr>
              <w:t xml:space="preserve"> code</w:t>
            </w:r>
            <w:r w:rsidRPr="4D731E3C">
              <w:rPr>
                <w:rFonts w:ascii="Times New Roman" w:hAnsi="Times New Roman" w:cs="Times New Roman"/>
                <w:sz w:val="24"/>
                <w:szCs w:val="24"/>
              </w:rPr>
              <w:t xml:space="preserve"> </w:t>
            </w:r>
            <w:r w:rsidRPr="4D731E3C" w:rsidR="005A44E1">
              <w:rPr>
                <w:rFonts w:ascii="Times New Roman" w:hAnsi="Times New Roman" w:cs="Times New Roman"/>
                <w:sz w:val="24"/>
                <w:szCs w:val="24"/>
              </w:rPr>
              <w:t xml:space="preserve">with child’s name, location, </w:t>
            </w:r>
            <w:proofErr w:type="gramStart"/>
            <w:r w:rsidRPr="4D731E3C" w:rsidR="005A44E1">
              <w:rPr>
                <w:rFonts w:ascii="Times New Roman" w:hAnsi="Times New Roman" w:cs="Times New Roman"/>
                <w:sz w:val="24"/>
                <w:szCs w:val="24"/>
              </w:rPr>
              <w:t>age,</w:t>
            </w:r>
            <w:r w:rsidRPr="4D731E3C" w:rsidR="00D948FC">
              <w:rPr>
                <w:rFonts w:ascii="Times New Roman" w:hAnsi="Times New Roman" w:cs="Times New Roman"/>
                <w:sz w:val="24"/>
                <w:szCs w:val="24"/>
              </w:rPr>
              <w:t>…</w:t>
            </w:r>
            <w:proofErr w:type="gramEnd"/>
            <w:r w:rsidRPr="4D731E3C" w:rsidR="005A44E1">
              <w:rPr>
                <w:rFonts w:ascii="Times New Roman" w:hAnsi="Times New Roman" w:cs="Times New Roman"/>
                <w:sz w:val="24"/>
                <w:szCs w:val="24"/>
              </w:rPr>
              <w:t xml:space="preserve"> </w:t>
            </w:r>
          </w:p>
        </w:tc>
      </w:tr>
    </w:tbl>
    <w:p w:rsidR="005A44E1" w:rsidP="0016717F" w:rsidRDefault="005A44E1" w14:paraId="52FBC97A" w14:textId="77777777">
      <w:pPr>
        <w:jc w:val="both"/>
        <w:rPr>
          <w:rFonts w:ascii="Times New Roman" w:hAnsi="Times New Roman" w:cs="Times New Roman"/>
          <w:sz w:val="24"/>
          <w:szCs w:val="24"/>
        </w:rPr>
      </w:pPr>
    </w:p>
    <w:p w:rsidRPr="00021DD5" w:rsidR="0016717F" w:rsidP="0016717F" w:rsidRDefault="00D948FC" w14:paraId="7A4C8DCE" w14:textId="2D47C54D">
      <w:pPr>
        <w:jc w:val="both"/>
        <w:rPr>
          <w:rFonts w:ascii="Times New Roman" w:hAnsi="Times New Roman" w:cs="Times New Roman"/>
          <w:sz w:val="24"/>
          <w:szCs w:val="24"/>
        </w:rPr>
      </w:pPr>
      <w:r>
        <w:rPr>
          <w:rFonts w:ascii="Times New Roman" w:hAnsi="Times New Roman" w:cs="Times New Roman"/>
          <w:sz w:val="24"/>
          <w:szCs w:val="24"/>
        </w:rPr>
        <w:t>For any technical support or information needed on the SDQ platform, p</w:t>
      </w:r>
      <w:r w:rsidRPr="00021DD5" w:rsidR="00E148C7">
        <w:rPr>
          <w:rFonts w:ascii="Times New Roman" w:hAnsi="Times New Roman" w:cs="Times New Roman"/>
          <w:sz w:val="24"/>
          <w:szCs w:val="24"/>
        </w:rPr>
        <w:t xml:space="preserve">lease contact </w:t>
      </w:r>
      <w:r w:rsidRPr="00021DD5" w:rsidR="00AE3FDB">
        <w:rPr>
          <w:rFonts w:ascii="Times New Roman" w:hAnsi="Times New Roman" w:cs="Times New Roman"/>
          <w:sz w:val="24"/>
          <w:szCs w:val="24"/>
        </w:rPr>
        <w:t xml:space="preserve">sector and UNICEF </w:t>
      </w:r>
      <w:r w:rsidRPr="00021DD5" w:rsidR="00E148C7">
        <w:rPr>
          <w:rFonts w:ascii="Times New Roman" w:hAnsi="Times New Roman" w:cs="Times New Roman"/>
          <w:sz w:val="24"/>
          <w:szCs w:val="24"/>
        </w:rPr>
        <w:t xml:space="preserve">IM focal point: </w:t>
      </w:r>
    </w:p>
    <w:p w:rsidRPr="00021DD5" w:rsidR="0016717F" w:rsidP="0016717F" w:rsidRDefault="005B32C4" w14:paraId="36B432C4" w14:textId="22839958" w14:noSpellErr="1">
      <w:pPr>
        <w:jc w:val="both"/>
        <w:rPr>
          <w:rFonts w:ascii="Times New Roman" w:hAnsi="Times New Roman" w:cs="Times New Roman"/>
          <w:sz w:val="24"/>
          <w:szCs w:val="24"/>
        </w:rPr>
      </w:pPr>
      <w:r w:rsidRPr="0E5C349B" w:rsidR="005B32C4">
        <w:rPr>
          <w:rFonts w:ascii="Times New Roman" w:hAnsi="Times New Roman" w:cs="Times New Roman"/>
          <w:sz w:val="24"/>
          <w:szCs w:val="24"/>
        </w:rPr>
        <w:t xml:space="preserve">Vicken Ashkarian </w:t>
      </w:r>
      <w:hyperlink r:id="R5c80bb68dac64cc9">
        <w:r w:rsidRPr="0E5C349B" w:rsidR="005B32C4">
          <w:rPr>
            <w:rStyle w:val="Hyperlink"/>
            <w:rFonts w:ascii="Times New Roman" w:hAnsi="Times New Roman" w:cs="Times New Roman"/>
            <w:sz w:val="24"/>
            <w:szCs w:val="24"/>
          </w:rPr>
          <w:t>vashkarian@unicef.org</w:t>
        </w:r>
      </w:hyperlink>
      <w:r w:rsidRPr="0E5C349B" w:rsidR="005B32C4">
        <w:rPr>
          <w:rFonts w:ascii="Times New Roman" w:hAnsi="Times New Roman" w:cs="Times New Roman"/>
          <w:sz w:val="24"/>
          <w:szCs w:val="24"/>
        </w:rPr>
        <w:t xml:space="preserve"> </w:t>
      </w:r>
      <w:r w:rsidRPr="0E5C349B" w:rsidR="00AE3FDB">
        <w:rPr>
          <w:rFonts w:ascii="Times New Roman" w:hAnsi="Times New Roman" w:cs="Times New Roman"/>
          <w:sz w:val="24"/>
          <w:szCs w:val="24"/>
        </w:rPr>
        <w:t xml:space="preserve">and </w:t>
      </w:r>
      <w:del w:author="Roula Abi Saad" w:date="2021-07-28T09:31:00Z" w:id="82604344">
        <w:r w:rsidRPr="0E5C349B" w:rsidDel="00AE3FDB">
          <w:rPr>
            <w:rFonts w:ascii="Times New Roman" w:hAnsi="Times New Roman" w:cs="Times New Roman"/>
            <w:sz w:val="24"/>
            <w:szCs w:val="24"/>
          </w:rPr>
          <w:delText xml:space="preserve">Sahar Al Amine </w:delText>
        </w:r>
      </w:del>
      <w:ins w:author="Roula Abi Saad" w:date="2021-07-28T09:31:00Z" w:id="821271079">
        <w:r w:rsidRPr="0E5C349B">
          <w:rPr>
            <w:rFonts w:ascii="Times New Roman" w:hAnsi="Times New Roman" w:cs="Times New Roman"/>
            <w:sz w:val="24"/>
            <w:szCs w:val="24"/>
          </w:rPr>
          <w:fldChar w:fldCharType="begin"/>
        </w:r>
        <w:r w:rsidRPr="0E5C349B">
          <w:rPr>
            <w:rFonts w:ascii="Times New Roman" w:hAnsi="Times New Roman" w:cs="Times New Roman"/>
            <w:sz w:val="24"/>
            <w:szCs w:val="24"/>
          </w:rPr>
          <w:instrText xml:space="preserve"> HYPERLINK "mailto:Yosr" </w:instrText>
        </w:r>
        <w:r w:rsidRPr="0E5C349B">
          <w:rPr>
            <w:rFonts w:ascii="Times New Roman" w:hAnsi="Times New Roman" w:cs="Times New Roman"/>
            <w:sz w:val="24"/>
            <w:szCs w:val="24"/>
          </w:rPr>
          <w:fldChar w:fldCharType="separate"/>
        </w:r>
      </w:ins>
      <w:del w:author="Roula Abi Saad" w:date="2021-07-28T09:31:00Z" w:id="1683271041">
        <w:r w:rsidRPr="0E5C349B" w:rsidDel="00EB4C55">
          <w:rPr>
            <w:rStyle w:val="Hyperlink"/>
            <w:rFonts w:ascii="Times New Roman" w:hAnsi="Times New Roman" w:cs="Times New Roman"/>
            <w:sz w:val="24"/>
            <w:szCs w:val="24"/>
            <w:rPrChange w:author="Roula Abi Saad" w:date="2021-07-28T09:31:00Z" w:id="1974741406">
              <w:rPr>
                <w:rStyle w:val="Hyperlink"/>
                <w:rFonts w:ascii="Times New Roman" w:hAnsi="Times New Roman" w:cs="Times New Roman"/>
                <w:sz w:val="24"/>
                <w:szCs w:val="24"/>
              </w:rPr>
            </w:rPrChange>
          </w:rPr>
          <w:delText>salamine@unicef.org</w:delText>
        </w:r>
      </w:del>
      <w:ins w:author="Roula Abi Saad" w:date="2021-07-28T09:31:00Z" w:id="328394144">
        <w:r w:rsidRPr="0E5C349B" w:rsidR="00EB4C55">
          <w:rPr>
            <w:rStyle w:val="Hyperlink"/>
            <w:rFonts w:ascii="Times New Roman" w:hAnsi="Times New Roman" w:cs="Times New Roman"/>
            <w:sz w:val="24"/>
            <w:szCs w:val="24"/>
          </w:rPr>
          <w:t>Yosr</w:t>
        </w:r>
        <w:r w:rsidRPr="0E5C349B">
          <w:rPr>
            <w:rFonts w:ascii="Times New Roman" w:hAnsi="Times New Roman" w:cs="Times New Roman"/>
            <w:sz w:val="24"/>
            <w:szCs w:val="24"/>
          </w:rPr>
          <w:fldChar w:fldCharType="end"/>
        </w:r>
        <w:r w:rsidRPr="0E5C349B" w:rsidR="00EB4C55">
          <w:rPr>
            <w:rFonts w:ascii="Times New Roman" w:hAnsi="Times New Roman" w:cs="Times New Roman"/>
            <w:sz w:val="24"/>
            <w:szCs w:val="24"/>
          </w:rPr>
          <w:t xml:space="preserve"> Beydoun ybeydoun@unicef.</w:t>
        </w:r>
      </w:ins>
      <w:commentRangeStart w:id="27"/>
      <w:commentRangeStart w:id="133077002"/>
      <w:ins w:author="Roula Abi Saad" w:date="2021-07-28T09:31:00Z" w:id="1650525598">
        <w:r w:rsidRPr="0E5C349B" w:rsidR="00EB4C55">
          <w:rPr>
            <w:rFonts w:ascii="Times New Roman" w:hAnsi="Times New Roman" w:cs="Times New Roman"/>
            <w:sz w:val="24"/>
            <w:szCs w:val="24"/>
          </w:rPr>
          <w:t>org</w:t>
        </w:r>
      </w:ins>
      <w:commentRangeEnd w:id="27"/>
      <w:r>
        <w:rPr>
          <w:rStyle w:val="CommentReference"/>
        </w:rPr>
        <w:commentReference w:id="27"/>
      </w:r>
      <w:commentRangeEnd w:id="133077002"/>
      <w:r>
        <w:rPr>
          <w:rStyle w:val="CommentReference"/>
        </w:rPr>
        <w:commentReference w:id="133077002"/>
      </w:r>
    </w:p>
    <w:p w:rsidRPr="00021DD5" w:rsidR="008C763E" w:rsidP="00D948FC" w:rsidRDefault="00D948FC" w14:paraId="66A6BCCD" w14:textId="5D572362">
      <w:pPr>
        <w:jc w:val="both"/>
        <w:rPr>
          <w:rFonts w:ascii="Times New Roman" w:hAnsi="Times New Roman" w:cs="Times New Roman"/>
          <w:sz w:val="24"/>
          <w:szCs w:val="24"/>
        </w:rPr>
      </w:pPr>
      <w:r>
        <w:rPr>
          <w:rFonts w:ascii="Times New Roman" w:hAnsi="Times New Roman" w:cs="Times New Roman"/>
          <w:sz w:val="24"/>
          <w:szCs w:val="24"/>
        </w:rPr>
        <w:t>Please ensure that you</w:t>
      </w:r>
      <w:r w:rsidRPr="00021DD5" w:rsidR="00B65A6B">
        <w:rPr>
          <w:rFonts w:ascii="Times New Roman" w:hAnsi="Times New Roman" w:cs="Times New Roman"/>
          <w:sz w:val="24"/>
          <w:szCs w:val="24"/>
        </w:rPr>
        <w:t xml:space="preserve"> mention </w:t>
      </w:r>
      <w:r w:rsidRPr="00021DD5" w:rsidR="005B32C4">
        <w:rPr>
          <w:rFonts w:ascii="Times New Roman" w:hAnsi="Times New Roman" w:cs="Times New Roman"/>
          <w:sz w:val="24"/>
          <w:szCs w:val="24"/>
        </w:rPr>
        <w:t>where you will be sampling.</w:t>
      </w:r>
      <w:r>
        <w:rPr>
          <w:rFonts w:ascii="Times New Roman" w:hAnsi="Times New Roman" w:cs="Times New Roman"/>
          <w:sz w:val="24"/>
          <w:szCs w:val="24"/>
        </w:rPr>
        <w:t xml:space="preserve"> UNICEF would reserve the right to guide you to prioritise the sampling in the governorates as needed to ensure proper distribution and representation in all </w:t>
      </w:r>
      <w:proofErr w:type="gramStart"/>
      <w:r>
        <w:rPr>
          <w:rFonts w:ascii="Times New Roman" w:hAnsi="Times New Roman" w:cs="Times New Roman"/>
          <w:sz w:val="24"/>
          <w:szCs w:val="24"/>
        </w:rPr>
        <w:t>governorates.</w:t>
      </w:r>
      <w:r w:rsidRPr="00021DD5" w:rsidR="00CA422B">
        <w:rPr>
          <w:rFonts w:ascii="Times New Roman" w:hAnsi="Times New Roman" w:cs="Times New Roman"/>
          <w:sz w:val="24"/>
          <w:szCs w:val="24"/>
        </w:rPr>
        <w:t>.</w:t>
      </w:r>
      <w:proofErr w:type="gramEnd"/>
      <w:r w:rsidRPr="00021DD5" w:rsidR="00CA422B">
        <w:rPr>
          <w:rFonts w:ascii="Times New Roman" w:hAnsi="Times New Roman" w:cs="Times New Roman"/>
          <w:sz w:val="24"/>
          <w:szCs w:val="24"/>
        </w:rPr>
        <w:t xml:space="preserve"> </w:t>
      </w:r>
    </w:p>
    <w:p w:rsidR="0091146A" w:rsidRDefault="0091146A" w14:paraId="79ED6EB4" w14:textId="77777777">
      <w:pPr>
        <w:rPr>
          <w:rFonts w:asciiTheme="majorHAnsi" w:hAnsiTheme="majorHAnsi" w:eastAsiaTheme="majorEastAsia" w:cstheme="majorBidi"/>
          <w:color w:val="365F91" w:themeColor="accent1" w:themeShade="BF"/>
          <w:sz w:val="32"/>
          <w:szCs w:val="32"/>
        </w:rPr>
      </w:pPr>
      <w:r>
        <w:br w:type="page"/>
      </w:r>
    </w:p>
    <w:p w:rsidRPr="00021DD5" w:rsidR="008D42CF" w:rsidP="0034420A" w:rsidRDefault="008D42CF" w14:paraId="1BBF8F72" w14:textId="58B02E4F">
      <w:pPr>
        <w:pStyle w:val="Heading1"/>
      </w:pPr>
      <w:bookmarkStart w:name="_Toc37764257" w:id="29"/>
      <w:r w:rsidRPr="00021DD5">
        <w:lastRenderedPageBreak/>
        <w:t>Data</w:t>
      </w:r>
      <w:r w:rsidRPr="00021DD5" w:rsidR="00DE727C">
        <w:t xml:space="preserve"> collection,</w:t>
      </w:r>
      <w:r w:rsidRPr="00021DD5">
        <w:t xml:space="preserve"> storage and reporting</w:t>
      </w:r>
      <w:bookmarkEnd w:id="29"/>
    </w:p>
    <w:p w:rsidR="00FD5944" w:rsidP="7D6C4BE1" w:rsidRDefault="00DE727C" w14:paraId="4136BD09" w14:textId="7BB986BD">
      <w:pPr>
        <w:rPr>
          <w:rFonts w:ascii="Times New Roman" w:hAnsi="Times New Roman" w:cs="Times New Roman"/>
          <w:sz w:val="24"/>
          <w:szCs w:val="24"/>
        </w:rPr>
      </w:pPr>
      <w:r w:rsidRPr="7D6C4BE1" w:rsidR="00DE727C">
        <w:rPr>
          <w:rFonts w:ascii="Times New Roman" w:hAnsi="Times New Roman" w:cs="Times New Roman"/>
          <w:sz w:val="24"/>
          <w:szCs w:val="24"/>
        </w:rPr>
        <w:t xml:space="preserve">Data should be collected through </w:t>
      </w:r>
      <w:r w:rsidRPr="7D6C4BE1" w:rsidR="00FD5944">
        <w:rPr>
          <w:rFonts w:ascii="Times New Roman" w:hAnsi="Times New Roman" w:cs="Times New Roman"/>
          <w:sz w:val="24"/>
          <w:szCs w:val="24"/>
        </w:rPr>
        <w:t xml:space="preserve">Android </w:t>
      </w:r>
      <w:r w:rsidRPr="7D6C4BE1" w:rsidR="00DE727C">
        <w:rPr>
          <w:rFonts w:ascii="Times New Roman" w:hAnsi="Times New Roman" w:cs="Times New Roman"/>
          <w:sz w:val="24"/>
          <w:szCs w:val="24"/>
        </w:rPr>
        <w:t>tablets</w:t>
      </w:r>
      <w:r w:rsidRPr="7D6C4BE1" w:rsidR="0070227C">
        <w:rPr>
          <w:rFonts w:ascii="Times New Roman" w:hAnsi="Times New Roman" w:cs="Times New Roman"/>
          <w:sz w:val="24"/>
          <w:szCs w:val="24"/>
        </w:rPr>
        <w:t xml:space="preserve"> </w:t>
      </w:r>
      <w:r w:rsidRPr="7D6C4BE1" w:rsidR="00FD5944">
        <w:rPr>
          <w:rFonts w:ascii="Times New Roman" w:hAnsi="Times New Roman" w:cs="Times New Roman"/>
          <w:sz w:val="24"/>
          <w:szCs w:val="24"/>
        </w:rPr>
        <w:t xml:space="preserve">by downloading the </w:t>
      </w:r>
      <w:r w:rsidRPr="7D6C4BE1" w:rsidR="20B93675">
        <w:rPr>
          <w:rFonts w:ascii="Times New Roman" w:hAnsi="Times New Roman" w:cs="Times New Roman"/>
          <w:sz w:val="24"/>
          <w:szCs w:val="24"/>
        </w:rPr>
        <w:t xml:space="preserve">measuring wellbeing </w:t>
      </w:r>
      <w:r w:rsidRPr="7D6C4BE1" w:rsidR="00FD5944">
        <w:rPr>
          <w:rFonts w:ascii="Times New Roman" w:hAnsi="Times New Roman" w:cs="Times New Roman"/>
          <w:sz w:val="24"/>
          <w:szCs w:val="24"/>
        </w:rPr>
        <w:t>app</w:t>
      </w:r>
      <w:r w:rsidRPr="7D6C4BE1" w:rsidR="2E3EDC14">
        <w:rPr>
          <w:rFonts w:ascii="Times New Roman" w:hAnsi="Times New Roman" w:cs="Times New Roman"/>
          <w:sz w:val="24"/>
          <w:szCs w:val="24"/>
        </w:rPr>
        <w:t xml:space="preserve"> (</w:t>
      </w:r>
      <w:r w:rsidR="00625D18">
        <w:fldChar w:fldCharType="begin"/>
      </w:r>
      <w:ins w:author="Microsoft Office User" w:date="2021-07-27T12:57:00Z" w:id="1772798710">
        <w:r>
          <w:instrText xml:space="preserve">HYPERLINK "https://measuringwellbeing.org/apk/sdq-10.apk"</w:instrText>
        </w:r>
      </w:ins>
      <w:del w:author="Microsoft Office User" w:date="2021-07-27T12:57:00Z" w:id="31">
        <w:r>
          <w:delInstrText xml:space="preserve"> HYPERLINK "https://measuringwellbeing.org/apk/sdq.apk" </w:delInstrText>
        </w:r>
      </w:del>
      <w:r w:rsidR="00625D18">
        <w:fldChar w:fldCharType="separate"/>
      </w:r>
      <w:r w:rsidR="002B7051">
        <w:rPr>
          <w:rStyle w:val="Hyperlink"/>
          <w:shd w:val="clear" w:color="auto" w:fill="E6E6E6"/>
        </w:rPr>
        <w:t>https://measuringwellbeing.org/apk/sdq-10.apk</w:t>
      </w:r>
      <w:r w:rsidR="00625D18">
        <w:rPr>
          <w:rStyle w:val="Hyperlink"/>
          <w:shd w:val="clear" w:color="auto" w:fill="E6E6E6"/>
        </w:rPr>
        <w:fldChar w:fldCharType="end"/>
      </w:r>
      <w:r w:rsidR="00950B3E">
        <w:rPr>
          <w:color w:val="2B579A"/>
          <w:shd w:val="clear" w:color="auto" w:fill="E6E6E6"/>
        </w:rPr>
        <w:t xml:space="preserve"> </w:t>
      </w:r>
      <w:r w:rsidR="2E3EDC14">
        <w:rPr/>
        <w:t>)</w:t>
      </w:r>
      <w:r w:rsidRPr="7D6C4BE1" w:rsidR="00FD5944">
        <w:rPr>
          <w:rFonts w:ascii="Times New Roman" w:hAnsi="Times New Roman" w:cs="Times New Roman"/>
          <w:sz w:val="24"/>
          <w:szCs w:val="24"/>
        </w:rPr>
        <w:t xml:space="preserve"> </w:t>
      </w:r>
      <w:r w:rsidRPr="7D6C4BE1" w:rsidR="00862924">
        <w:rPr>
          <w:rFonts w:ascii="Times New Roman" w:hAnsi="Times New Roman" w:cs="Times New Roman"/>
          <w:sz w:val="24"/>
          <w:szCs w:val="24"/>
        </w:rPr>
        <w:t>provided</w:t>
      </w:r>
      <w:r w:rsidRPr="7D6C4BE1" w:rsidR="0026062F">
        <w:rPr>
          <w:rFonts w:ascii="Times New Roman" w:hAnsi="Times New Roman" w:cs="Times New Roman"/>
          <w:sz w:val="24"/>
          <w:szCs w:val="24"/>
        </w:rPr>
        <w:t xml:space="preserve"> by UNICEF</w:t>
      </w:r>
      <w:r w:rsidRPr="7D6C4BE1" w:rsidR="00862924">
        <w:rPr>
          <w:rFonts w:ascii="Times New Roman" w:hAnsi="Times New Roman" w:cs="Times New Roman"/>
          <w:sz w:val="24"/>
          <w:szCs w:val="24"/>
        </w:rPr>
        <w:t xml:space="preserve">. </w:t>
      </w:r>
      <w:r w:rsidRPr="7D6C4BE1" w:rsidR="0070227C">
        <w:rPr>
          <w:rFonts w:ascii="Times New Roman" w:hAnsi="Times New Roman" w:cs="Times New Roman"/>
          <w:sz w:val="24"/>
          <w:szCs w:val="24"/>
        </w:rPr>
        <w:t xml:space="preserve">Data collection takes approximately 15-20 minutes. </w:t>
      </w:r>
    </w:p>
    <w:p w:rsidRPr="00021DD5" w:rsidR="00593BF3" w:rsidRDefault="0070227C" w14:paraId="44B0EEF6" w14:textId="35D4E150">
      <w:pPr>
        <w:tabs>
          <w:tab w:val="left" w:pos="2534"/>
        </w:tabs>
        <w:jc w:val="both"/>
        <w:rPr>
          <w:rFonts w:ascii="Times New Roman" w:hAnsi="Times New Roman" w:cs="Times New Roman"/>
          <w:sz w:val="24"/>
          <w:szCs w:val="24"/>
        </w:rPr>
      </w:pPr>
      <w:r w:rsidRPr="00021DD5">
        <w:rPr>
          <w:rFonts w:ascii="Times New Roman" w:hAnsi="Times New Roman" w:cs="Times New Roman"/>
          <w:sz w:val="24"/>
          <w:szCs w:val="24"/>
        </w:rPr>
        <w:t xml:space="preserve">Data can be collected by one person only, in a face-to-face interview, in a confidential space. </w:t>
      </w:r>
      <w:r w:rsidRPr="00021DD5" w:rsidR="0016717F">
        <w:rPr>
          <w:rFonts w:ascii="Times New Roman" w:hAnsi="Times New Roman" w:cs="Times New Roman"/>
          <w:sz w:val="24"/>
          <w:szCs w:val="24"/>
        </w:rPr>
        <w:t xml:space="preserve">However, and as mentioned above a facilitator should never remain alone in a closed space with a child. </w:t>
      </w:r>
      <w:r w:rsidRPr="00021DD5">
        <w:rPr>
          <w:rFonts w:ascii="Times New Roman" w:hAnsi="Times New Roman" w:cs="Times New Roman"/>
          <w:sz w:val="24"/>
          <w:szCs w:val="24"/>
        </w:rPr>
        <w:t>Facilitato</w:t>
      </w:r>
      <w:r w:rsidRPr="00021DD5" w:rsidR="00DE04C2">
        <w:rPr>
          <w:rFonts w:ascii="Times New Roman" w:hAnsi="Times New Roman" w:cs="Times New Roman"/>
          <w:sz w:val="24"/>
          <w:szCs w:val="24"/>
        </w:rPr>
        <w:t>rs</w:t>
      </w:r>
      <w:r w:rsidRPr="00021DD5">
        <w:rPr>
          <w:rFonts w:ascii="Times New Roman" w:hAnsi="Times New Roman" w:cs="Times New Roman"/>
          <w:sz w:val="24"/>
          <w:szCs w:val="24"/>
        </w:rPr>
        <w:t xml:space="preserve"> should have an extra paper form with them if they are using a tablet, in case of technical problems. </w:t>
      </w:r>
    </w:p>
    <w:p w:rsidR="009374CF" w:rsidP="009374CF" w:rsidRDefault="009F2A8B" w14:paraId="37C44866" w14:textId="77777777">
      <w:pPr>
        <w:tabs>
          <w:tab w:val="left" w:pos="2534"/>
        </w:tabs>
        <w:spacing w:after="0" w:line="240" w:lineRule="auto"/>
        <w:rPr>
          <w:rStyle w:val="Heading1Char"/>
        </w:rPr>
      </w:pPr>
      <w:bookmarkStart w:name="_Toc37764258" w:id="34"/>
      <w:r w:rsidRPr="0034420A">
        <w:rPr>
          <w:rStyle w:val="Heading1Char"/>
        </w:rPr>
        <w:t xml:space="preserve">Use of </w:t>
      </w:r>
      <w:r w:rsidRPr="0034420A" w:rsidR="00323A79">
        <w:rPr>
          <w:rStyle w:val="Heading1Char"/>
        </w:rPr>
        <w:t>Measuring Well Being Dashboard</w:t>
      </w:r>
      <w:bookmarkEnd w:id="34"/>
    </w:p>
    <w:p w:rsidR="008E0B05" w:rsidP="009374CF" w:rsidRDefault="008E0B05" w14:paraId="0C23D245" w14:textId="0679866C">
      <w:pPr>
        <w:tabs>
          <w:tab w:val="left" w:pos="2534"/>
        </w:tabs>
        <w:spacing w:after="0" w:line="240" w:lineRule="auto"/>
        <w:jc w:val="center"/>
      </w:pPr>
    </w:p>
    <w:p w:rsidR="008E0B05" w:rsidP="008E0B05" w:rsidRDefault="008E0B05" w14:paraId="7F268BD6" w14:textId="40A0376C">
      <w:r>
        <w:t>The solution consists of two components:</w:t>
      </w:r>
    </w:p>
    <w:tbl>
      <w:tblPr>
        <w:tblStyle w:val="TableGrid"/>
        <w:tblW w:w="0" w:type="auto"/>
        <w:tblLayout w:type="fixed"/>
        <w:tblLook w:val="04A0" w:firstRow="1" w:lastRow="0" w:firstColumn="1" w:lastColumn="0" w:noHBand="0" w:noVBand="1"/>
      </w:tblPr>
      <w:tblGrid>
        <w:gridCol w:w="5098"/>
        <w:gridCol w:w="3918"/>
      </w:tblGrid>
      <w:tr w:rsidR="008E0B05" w:rsidTr="744081DA" w14:paraId="5E297C6A" w14:textId="77777777">
        <w:tc>
          <w:tcPr>
            <w:tcW w:w="5098" w:type="dxa"/>
          </w:tcPr>
          <w:p w:rsidR="008E0B05" w:rsidP="008E0B05" w:rsidRDefault="008E0B05" w14:paraId="3CC5BEB7" w14:textId="77777777">
            <w:pPr>
              <w:jc w:val="center"/>
              <w:rPr>
                <w:b/>
                <w:bCs/>
              </w:rPr>
            </w:pPr>
          </w:p>
          <w:p w:rsidRPr="0034420A" w:rsidR="008E0B05" w:rsidP="0034420A" w:rsidRDefault="00970680" w14:paraId="0B64246D" w14:textId="68F34AD0">
            <w:pPr>
              <w:jc w:val="center"/>
              <w:rPr>
                <w:b/>
                <w:bCs/>
              </w:rPr>
            </w:pPr>
            <w:r>
              <w:rPr>
                <w:b/>
                <w:bCs/>
              </w:rPr>
              <w:t>1-</w:t>
            </w:r>
            <w:r w:rsidRPr="0034420A" w:rsidR="008E0B05">
              <w:rPr>
                <w:b/>
                <w:bCs/>
              </w:rPr>
              <w:t>The Dashboard</w:t>
            </w:r>
          </w:p>
          <w:p w:rsidRPr="0034420A" w:rsidR="008E0B05" w:rsidP="0034420A" w:rsidRDefault="008E0B05" w14:paraId="73B4F42E" w14:textId="3DBF5BF7">
            <w:pPr>
              <w:jc w:val="center"/>
              <w:rPr>
                <w:b/>
                <w:bCs/>
              </w:rPr>
            </w:pPr>
          </w:p>
        </w:tc>
        <w:tc>
          <w:tcPr>
            <w:tcW w:w="3918" w:type="dxa"/>
          </w:tcPr>
          <w:p w:rsidR="008E0B05" w:rsidP="008E0B05" w:rsidRDefault="008E0B05" w14:paraId="677070F0" w14:textId="77777777">
            <w:pPr>
              <w:jc w:val="center"/>
              <w:rPr>
                <w:b/>
                <w:bCs/>
              </w:rPr>
            </w:pPr>
          </w:p>
          <w:p w:rsidRPr="0034420A" w:rsidR="008E0B05" w:rsidP="0034420A" w:rsidRDefault="00970680" w14:paraId="03762D6D" w14:textId="3F1D1978">
            <w:pPr>
              <w:jc w:val="center"/>
              <w:rPr>
                <w:b/>
                <w:bCs/>
              </w:rPr>
            </w:pPr>
            <w:r>
              <w:rPr>
                <w:b/>
                <w:bCs/>
              </w:rPr>
              <w:t>2-</w:t>
            </w:r>
            <w:r w:rsidRPr="0034420A" w:rsidR="008E0B05">
              <w:rPr>
                <w:b/>
                <w:bCs/>
              </w:rPr>
              <w:t>The Android Mobile Native APP</w:t>
            </w:r>
          </w:p>
          <w:p w:rsidRPr="0034420A" w:rsidR="008E0B05" w:rsidP="0034420A" w:rsidRDefault="008E0B05" w14:paraId="00086C25" w14:textId="02357390">
            <w:pPr>
              <w:jc w:val="center"/>
              <w:rPr>
                <w:b/>
                <w:bCs/>
              </w:rPr>
            </w:pPr>
          </w:p>
        </w:tc>
      </w:tr>
      <w:tr w:rsidR="008E0B05" w:rsidTr="744081DA" w14:paraId="2CB6A6C9" w14:textId="77777777">
        <w:tc>
          <w:tcPr>
            <w:tcW w:w="5098" w:type="dxa"/>
          </w:tcPr>
          <w:p w:rsidR="008E0B05" w:rsidP="0034420A" w:rsidRDefault="008E0B05" w14:paraId="7896D874" w14:textId="041070FB">
            <w:pPr>
              <w:jc w:val="center"/>
            </w:pPr>
            <w:r>
              <w:rPr>
                <w:noProof/>
                <w:color w:val="2B579A"/>
                <w:shd w:val="clear" w:color="auto" w:fill="E6E6E6"/>
              </w:rPr>
              <w:drawing>
                <wp:inline distT="0" distB="0" distL="0" distR="0" wp14:anchorId="05CB0802" wp14:editId="446CFC49">
                  <wp:extent cx="3086100" cy="2283254"/>
                  <wp:effectExtent l="0" t="0" r="0" b="3175"/>
                  <wp:docPr id="40865332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pic:nvPicPr>
                        <pic:blipFill>
                          <a:blip r:embed="rId19">
                            <a:extLst>
                              <a:ext uri="{28A0092B-C50C-407E-A947-70E740481C1C}">
                                <a14:useLocalDpi xmlns:a14="http://schemas.microsoft.com/office/drawing/2010/main" val="0"/>
                              </a:ext>
                            </a:extLst>
                          </a:blip>
                          <a:stretch>
                            <a:fillRect/>
                          </a:stretch>
                        </pic:blipFill>
                        <pic:spPr>
                          <a:xfrm>
                            <a:off x="0" y="0"/>
                            <a:ext cx="3086100" cy="2283254"/>
                          </a:xfrm>
                          <a:prstGeom prst="rect">
                            <a:avLst/>
                          </a:prstGeom>
                        </pic:spPr>
                      </pic:pic>
                    </a:graphicData>
                  </a:graphic>
                </wp:inline>
              </w:drawing>
            </w:r>
          </w:p>
        </w:tc>
        <w:tc>
          <w:tcPr>
            <w:tcW w:w="3918" w:type="dxa"/>
          </w:tcPr>
          <w:p w:rsidR="008E0B05" w:rsidP="0034420A" w:rsidRDefault="0006081B" w14:paraId="4DFAE1D6" w14:textId="073BABEC">
            <w:pPr>
              <w:jc w:val="center"/>
            </w:pPr>
            <w:r>
              <w:rPr>
                <w:noProof/>
                <w:color w:val="2B579A"/>
                <w:shd w:val="clear" w:color="auto" w:fill="E6E6E6"/>
              </w:rPr>
              <w:drawing>
                <wp:inline distT="0" distB="0" distL="0" distR="0" wp14:anchorId="173F38AE" wp14:editId="675CD43F">
                  <wp:extent cx="1377950" cy="2794000"/>
                  <wp:effectExtent l="0" t="0" r="0" b="6350"/>
                  <wp:docPr id="69107936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pic:nvPicPr>
                        <pic:blipFill>
                          <a:blip r:embed="rId20">
                            <a:extLst>
                              <a:ext uri="{28A0092B-C50C-407E-A947-70E740481C1C}">
                                <a14:useLocalDpi xmlns:a14="http://schemas.microsoft.com/office/drawing/2010/main" val="0"/>
                              </a:ext>
                            </a:extLst>
                          </a:blip>
                          <a:stretch>
                            <a:fillRect/>
                          </a:stretch>
                        </pic:blipFill>
                        <pic:spPr>
                          <a:xfrm>
                            <a:off x="0" y="0"/>
                            <a:ext cx="1377950" cy="2794000"/>
                          </a:xfrm>
                          <a:prstGeom prst="rect">
                            <a:avLst/>
                          </a:prstGeom>
                        </pic:spPr>
                      </pic:pic>
                    </a:graphicData>
                  </a:graphic>
                </wp:inline>
              </w:drawing>
            </w:r>
          </w:p>
        </w:tc>
      </w:tr>
      <w:tr w:rsidR="008E0B05" w:rsidTr="744081DA" w14:paraId="091A69B9" w14:textId="77777777">
        <w:tc>
          <w:tcPr>
            <w:tcW w:w="5098" w:type="dxa"/>
          </w:tcPr>
          <w:p w:rsidR="008E0B05" w:rsidP="008E0B05" w:rsidRDefault="008E0B05" w14:paraId="77C83B54" w14:textId="77777777"/>
          <w:p w:rsidR="00950B3E" w:rsidP="00950B3E" w:rsidRDefault="008E0B05" w14:paraId="043C73E6" w14:textId="61E55100">
            <w:pPr>
              <w:numPr>
                <w:ilvl w:val="0"/>
                <w:numId w:val="25"/>
              </w:numPr>
              <w:spacing w:before="100" w:beforeAutospacing="1" w:after="100" w:afterAutospacing="1"/>
              <w:rPr>
                <w:rFonts w:eastAsia="Times New Roman"/>
                <w:color w:val="000000"/>
              </w:rPr>
            </w:pPr>
            <w:r>
              <w:t xml:space="preserve">Located at </w:t>
            </w:r>
            <w:r w:rsidR="00625D18">
              <w:fldChar w:fldCharType="begin"/>
            </w:r>
            <w:ins w:author="Microsoft Office User" w:date="2021-07-27T12:54:00Z" w:id="35">
              <w:r w:rsidR="00150407">
                <w:instrText>HYPERLINK "https://measuringwellbeing.org/"</w:instrText>
              </w:r>
            </w:ins>
            <w:del w:author="Microsoft Office User" w:date="2021-07-27T12:54:00Z" w:id="36">
              <w:r w:rsidDel="00150407" w:rsidR="00625D18">
                <w:delInstrText xml:space="preserve"> HYPERLINK "https://measuringwellbeing.org/prod" </w:delInstrText>
              </w:r>
            </w:del>
            <w:r w:rsidR="00625D18">
              <w:fldChar w:fldCharType="separate"/>
            </w:r>
            <w:del w:author="Microsoft Office User" w:date="2021-07-27T12:54:00Z" w:id="37">
              <w:r w:rsidDel="00150407" w:rsidR="00950B3E">
                <w:rPr>
                  <w:rStyle w:val="Hyperlink"/>
                  <w:rFonts w:eastAsia="Times New Roman"/>
                </w:rPr>
                <w:delText>https://measuringwellbeing.org/prod</w:delText>
              </w:r>
            </w:del>
            <w:ins w:author="Microsoft Office User" w:date="2021-07-27T12:54:00Z" w:id="38">
              <w:r w:rsidR="00150407">
                <w:rPr>
                  <w:rStyle w:val="Hyperlink"/>
                  <w:rFonts w:eastAsia="Times New Roman"/>
                </w:rPr>
                <w:t>https://measuringwellbeing.org/</w:t>
              </w:r>
            </w:ins>
            <w:r w:rsidR="00625D18">
              <w:rPr>
                <w:rStyle w:val="Hyperlink"/>
                <w:rFonts w:eastAsia="Times New Roman"/>
              </w:rPr>
              <w:fldChar w:fldCharType="end"/>
            </w:r>
            <w:del w:author="Microsoft Office User" w:date="2021-07-27T12:54:00Z" w:id="39">
              <w:r w:rsidDel="00150407" w:rsidR="00950B3E">
                <w:rPr>
                  <w:rFonts w:eastAsia="Times New Roman"/>
                  <w:color w:val="000000"/>
                </w:rPr>
                <w:delText>/</w:delText>
              </w:r>
            </w:del>
          </w:p>
          <w:p w:rsidR="008E0B05" w:rsidP="0034420A" w:rsidRDefault="008E0B05" w14:paraId="4FAC10C9" w14:textId="1860B033"/>
          <w:p w:rsidR="008E0B05" w:rsidP="008E0B05" w:rsidRDefault="008E0B05" w14:paraId="762930E7" w14:textId="77777777"/>
        </w:tc>
        <w:tc>
          <w:tcPr>
            <w:tcW w:w="3918" w:type="dxa"/>
          </w:tcPr>
          <w:p w:rsidR="008E0B05" w:rsidP="0034420A" w:rsidRDefault="008E0B05" w14:paraId="4479C42F" w14:textId="38556E71">
            <w:r>
              <w:t>Can be downloaded and installed on Android phones from this link</w:t>
            </w:r>
            <w:r>
              <w:br/>
            </w:r>
          </w:p>
          <w:p w:rsidR="00950B3E" w:rsidP="00950B3E" w:rsidRDefault="00625D18" w14:paraId="32CAE500" w14:textId="7613806E">
            <w:pPr>
              <w:rPr>
                <w:color w:val="000000"/>
              </w:rPr>
            </w:pPr>
            <w:r>
              <w:fldChar w:fldCharType="begin"/>
            </w:r>
            <w:ins w:author="Microsoft Office User" w:date="2021-07-27T12:54:00Z" w:id="40">
              <w:r w:rsidR="00150407">
                <w:instrText>HYPERLINK "https://measuringwellbeing.org/apk/sdq-10.apk"</w:instrText>
              </w:r>
            </w:ins>
            <w:del w:author="Microsoft Office User" w:date="2021-07-27T12:54:00Z" w:id="41">
              <w:r w:rsidDel="00150407">
                <w:delInstrText xml:space="preserve"> HYPERLINK "https://measuringwellbeing.org/apk/sdq.apk" </w:delInstrText>
              </w:r>
            </w:del>
            <w:r>
              <w:fldChar w:fldCharType="separate"/>
            </w:r>
            <w:del w:author="Microsoft Office User" w:date="2021-07-27T12:54:00Z" w:id="42">
              <w:r w:rsidDel="00150407" w:rsidR="00950B3E">
                <w:rPr>
                  <w:rStyle w:val="Hyperlink"/>
                </w:rPr>
                <w:delText>https://measuringwellbeing.org/apk/sdq.apk</w:delText>
              </w:r>
            </w:del>
            <w:ins w:author="Microsoft Office User" w:date="2021-07-27T12:54:00Z" w:id="43">
              <w:r w:rsidR="00150407">
                <w:rPr>
                  <w:rStyle w:val="Hyperlink"/>
                </w:rPr>
                <w:t>https://measuringwellbeing.org/apk/sdq-10.apk</w:t>
              </w:r>
            </w:ins>
            <w:r>
              <w:rPr>
                <w:rStyle w:val="Hyperlink"/>
              </w:rPr>
              <w:fldChar w:fldCharType="end"/>
            </w:r>
          </w:p>
          <w:p w:rsidR="00097D46" w:rsidP="008E0B05" w:rsidRDefault="00097D46" w14:paraId="2545FD7D" w14:textId="4F7EC6AA"/>
        </w:tc>
      </w:tr>
      <w:tr w:rsidR="008E0B05" w:rsidTr="744081DA" w14:paraId="3D65DB4B" w14:textId="77777777">
        <w:tc>
          <w:tcPr>
            <w:tcW w:w="5098" w:type="dxa"/>
          </w:tcPr>
          <w:p w:rsidR="008E0B05" w:rsidP="0034420A" w:rsidRDefault="008E0B05" w14:paraId="245DAE05" w14:textId="79B42ACB">
            <w:r>
              <w:t>Using Desktop/Laptops only running modern desktop browsers</w:t>
            </w:r>
          </w:p>
          <w:p w:rsidR="008E0B05" w:rsidP="008E0B05" w:rsidRDefault="008E0B05" w14:paraId="5556925B" w14:textId="77777777"/>
        </w:tc>
        <w:tc>
          <w:tcPr>
            <w:tcW w:w="3918" w:type="dxa"/>
          </w:tcPr>
          <w:p w:rsidR="008E0B05" w:rsidP="008E0B05" w:rsidRDefault="008E0B05" w14:paraId="49B9CF6F" w14:textId="401B10FA">
            <w:r>
              <w:t>Using only on Android App</w:t>
            </w:r>
            <w:r>
              <w:br/>
            </w:r>
            <w:r>
              <w:t>Supports Android 5+</w:t>
            </w:r>
          </w:p>
          <w:p w:rsidR="008E0B05" w:rsidP="0034420A" w:rsidRDefault="008E0B05" w14:paraId="69670BAD" w14:textId="6A0D23F3">
            <w:r>
              <w:t xml:space="preserve">Preferable </w:t>
            </w:r>
            <w:r w:rsidR="00097D46">
              <w:t>Android 8+</w:t>
            </w:r>
          </w:p>
          <w:p w:rsidR="008E0B05" w:rsidP="008E0B05" w:rsidRDefault="008E0B05" w14:paraId="75399714" w14:textId="77777777"/>
        </w:tc>
      </w:tr>
      <w:tr w:rsidR="008E0B05" w:rsidTr="744081DA" w14:paraId="4D9485F5" w14:textId="77777777">
        <w:tc>
          <w:tcPr>
            <w:tcW w:w="5098" w:type="dxa"/>
          </w:tcPr>
          <w:p w:rsidR="008E0B05" w:rsidP="0034420A" w:rsidRDefault="008E0B05" w14:paraId="782654B2" w14:textId="77777777">
            <w:r>
              <w:lastRenderedPageBreak/>
              <w:t xml:space="preserve">Can be accessed by </w:t>
            </w:r>
          </w:p>
          <w:p w:rsidR="008E0B05" w:rsidP="0034420A" w:rsidRDefault="008E0B05" w14:paraId="718C2EEA" w14:textId="77777777">
            <w:r>
              <w:t>Admin (UNICEF Staff &amp; Robert)</w:t>
            </w:r>
          </w:p>
          <w:p w:rsidR="008E0B05" w:rsidP="0034420A" w:rsidRDefault="008E0B05" w14:paraId="29F0C9C2" w14:textId="77777777">
            <w:r>
              <w:t>Partners</w:t>
            </w:r>
          </w:p>
          <w:p w:rsidR="008E0B05" w:rsidP="0034420A" w:rsidRDefault="008E0B05" w14:paraId="1578EFF8" w14:textId="77777777">
            <w:r>
              <w:t>Collectors</w:t>
            </w:r>
          </w:p>
          <w:p w:rsidR="008E0B05" w:rsidP="008E0B05" w:rsidRDefault="008E0B05" w14:paraId="079A9DFF" w14:textId="77777777"/>
        </w:tc>
        <w:tc>
          <w:tcPr>
            <w:tcW w:w="3918" w:type="dxa"/>
          </w:tcPr>
          <w:p w:rsidR="008E0B05" w:rsidP="0034420A" w:rsidRDefault="008E0B05" w14:paraId="2A2A665A" w14:textId="4C8A8626">
            <w:r>
              <w:t>Accessed by the collectors only</w:t>
            </w:r>
            <w:r w:rsidR="0099434E">
              <w:t xml:space="preserve"> using a collector account created by the Partner they are working for.</w:t>
            </w:r>
          </w:p>
          <w:p w:rsidR="008E0B05" w:rsidP="008E0B05" w:rsidRDefault="008E0B05" w14:paraId="51ABF9A1" w14:textId="77777777"/>
        </w:tc>
      </w:tr>
    </w:tbl>
    <w:p w:rsidR="00593BF3" w:rsidP="7D6C4BE1" w:rsidRDefault="00593BF3" w14:paraId="2D903206" w14:textId="7810FCAF">
      <w:pPr>
        <w:tabs>
          <w:tab w:val="left" w:pos="2534"/>
        </w:tabs>
        <w:spacing w:after="0" w:line="240" w:lineRule="auto"/>
        <w:rPr>
          <w:rFonts w:asciiTheme="majorHAnsi" w:hAnsiTheme="majorHAnsi" w:eastAsiaTheme="majorEastAsia" w:cstheme="majorBidi"/>
          <w:color w:val="365F91" w:themeColor="accent1" w:themeShade="BF"/>
          <w:sz w:val="26"/>
          <w:szCs w:val="26"/>
          <w:lang w:val="en-CA"/>
        </w:rPr>
      </w:pPr>
    </w:p>
    <w:p w:rsidR="00C3655E" w:rsidP="00C3655E" w:rsidRDefault="00B17314" w14:paraId="14C08A22" w14:textId="7DEDF9AC">
      <w:pPr>
        <w:pStyle w:val="Heading2"/>
        <w:rPr>
          <w:lang w:val="en-CA"/>
        </w:rPr>
      </w:pPr>
      <w:bookmarkStart w:name="_Toc37764259" w:id="44"/>
      <w:r>
        <w:rPr>
          <w:lang w:val="en-CA"/>
        </w:rPr>
        <w:t>Dashboard users</w:t>
      </w:r>
      <w:bookmarkEnd w:id="44"/>
    </w:p>
    <w:p w:rsidR="00C3655E" w:rsidP="7D6C4BE1" w:rsidRDefault="00C3655E" w14:paraId="5436F1A0" w14:textId="63097F44">
      <w:pPr>
        <w:rPr>
          <w:rFonts w:asciiTheme="majorHAnsi" w:hAnsiTheme="majorHAnsi" w:eastAsiaTheme="majorEastAsia" w:cstheme="majorBidi"/>
          <w:color w:val="365F91" w:themeColor="accent1" w:themeShade="BF"/>
          <w:sz w:val="26"/>
          <w:szCs w:val="26"/>
          <w:lang w:val="en-CA"/>
        </w:rPr>
      </w:pPr>
      <w:r w:rsidRPr="7D6C4BE1">
        <w:rPr>
          <w:b/>
          <w:bCs/>
          <w:lang w:val="en-CA"/>
        </w:rPr>
        <w:t>UNICEF</w:t>
      </w:r>
      <w:r w:rsidRPr="7D6C4BE1">
        <w:rPr>
          <w:lang w:val="en-CA"/>
        </w:rPr>
        <w:t xml:space="preserve"> Admin staff</w:t>
      </w:r>
      <w:r w:rsidRPr="7D6C4BE1" w:rsidR="00B17314">
        <w:rPr>
          <w:lang w:val="en-CA"/>
        </w:rPr>
        <w:t>, using the web version on laptops</w:t>
      </w:r>
      <w:r w:rsidRPr="7D6C4BE1">
        <w:rPr>
          <w:lang w:val="en-CA"/>
        </w:rPr>
        <w:t>.</w:t>
      </w:r>
      <w:r>
        <w:br/>
      </w:r>
      <w:r w:rsidRPr="7D6C4BE1">
        <w:rPr>
          <w:lang w:val="en-CA"/>
        </w:rPr>
        <w:t xml:space="preserve">The </w:t>
      </w:r>
      <w:r w:rsidRPr="7D6C4BE1">
        <w:rPr>
          <w:b/>
          <w:bCs/>
          <w:lang w:val="en-CA"/>
        </w:rPr>
        <w:t>Partners</w:t>
      </w:r>
      <w:r w:rsidRPr="7D6C4BE1">
        <w:rPr>
          <w:lang w:val="en-CA"/>
        </w:rPr>
        <w:t>,</w:t>
      </w:r>
      <w:r w:rsidRPr="7D6C4BE1" w:rsidR="00B17314">
        <w:rPr>
          <w:lang w:val="en-CA"/>
        </w:rPr>
        <w:t xml:space="preserve"> using the web version on laptops.</w:t>
      </w:r>
      <w:r>
        <w:br/>
      </w:r>
      <w:r w:rsidRPr="7D6C4BE1">
        <w:rPr>
          <w:lang w:val="en-CA"/>
        </w:rPr>
        <w:t xml:space="preserve">The </w:t>
      </w:r>
      <w:r w:rsidRPr="7D6C4BE1">
        <w:rPr>
          <w:b/>
          <w:bCs/>
          <w:lang w:val="en-CA"/>
        </w:rPr>
        <w:t>Collectors</w:t>
      </w:r>
      <w:r w:rsidRPr="7D6C4BE1">
        <w:rPr>
          <w:lang w:val="en-CA"/>
        </w:rPr>
        <w:t xml:space="preserve"> working for the Partners</w:t>
      </w:r>
      <w:r w:rsidRPr="7D6C4BE1" w:rsidR="00B17314">
        <w:rPr>
          <w:lang w:val="en-CA"/>
        </w:rPr>
        <w:t>, using the web version on laptops, tables and phones running Android Operation system version 5+</w:t>
      </w:r>
      <w:r w:rsidRPr="7D6C4BE1">
        <w:rPr>
          <w:lang w:val="en-CA"/>
        </w:rPr>
        <w:t>.</w:t>
      </w:r>
    </w:p>
    <w:p w:rsidR="00C3655E" w:rsidP="0034420A" w:rsidRDefault="00C3655E" w14:paraId="7FD8C163" w14:textId="7710A280">
      <w:pPr>
        <w:pStyle w:val="Heading3"/>
        <w:rPr>
          <w:lang w:val="en-CA"/>
        </w:rPr>
      </w:pPr>
      <w:bookmarkStart w:name="_Toc37764260" w:id="45"/>
      <w:r>
        <w:rPr>
          <w:lang w:val="en-CA"/>
        </w:rPr>
        <w:t>UNICEF Admin Staff</w:t>
      </w:r>
      <w:bookmarkEnd w:id="45"/>
    </w:p>
    <w:p w:rsidR="00C3655E" w:rsidP="00C3655E" w:rsidRDefault="00C3655E" w14:paraId="397FE12F" w14:textId="79493D76">
      <w:pPr>
        <w:pStyle w:val="ListParagraph"/>
        <w:numPr>
          <w:ilvl w:val="0"/>
          <w:numId w:val="17"/>
        </w:numPr>
        <w:spacing w:after="160" w:line="259" w:lineRule="auto"/>
        <w:rPr>
          <w:lang w:val="en-CA"/>
        </w:rPr>
      </w:pPr>
      <w:r>
        <w:rPr>
          <w:lang w:val="en-CA"/>
        </w:rPr>
        <w:t>The Admin should be able to login to the solution dashboard with Full access to the solution.</w:t>
      </w:r>
    </w:p>
    <w:p w:rsidR="006123D3" w:rsidP="00C3655E" w:rsidRDefault="006123D3" w14:paraId="394C449B" w14:textId="461BEF2F">
      <w:pPr>
        <w:pStyle w:val="ListParagraph"/>
        <w:numPr>
          <w:ilvl w:val="0"/>
          <w:numId w:val="17"/>
        </w:numPr>
        <w:spacing w:after="160" w:line="259" w:lineRule="auto"/>
        <w:rPr>
          <w:lang w:val="en-CA"/>
        </w:rPr>
      </w:pPr>
      <w:r>
        <w:rPr>
          <w:lang w:val="en-CA"/>
        </w:rPr>
        <w:t xml:space="preserve">View all partner details and </w:t>
      </w:r>
      <w:r w:rsidR="00263074">
        <w:rPr>
          <w:lang w:val="en-CA"/>
        </w:rPr>
        <w:t>collectors’</w:t>
      </w:r>
      <w:r>
        <w:rPr>
          <w:lang w:val="en-CA"/>
        </w:rPr>
        <w:t xml:space="preserve"> details</w:t>
      </w:r>
    </w:p>
    <w:p w:rsidR="0099434E" w:rsidP="00C3655E" w:rsidRDefault="0099434E" w14:paraId="09C7DA05" w14:textId="1C711556">
      <w:pPr>
        <w:pStyle w:val="ListParagraph"/>
        <w:numPr>
          <w:ilvl w:val="0"/>
          <w:numId w:val="17"/>
        </w:numPr>
        <w:spacing w:after="160" w:line="259" w:lineRule="auto"/>
        <w:rPr>
          <w:lang w:val="en-CA"/>
        </w:rPr>
      </w:pPr>
      <w:r>
        <w:rPr>
          <w:lang w:val="en-CA"/>
        </w:rPr>
        <w:t>View all applications for all partners and their collectors</w:t>
      </w:r>
      <w:r w:rsidR="006123D3">
        <w:rPr>
          <w:lang w:val="en-CA"/>
        </w:rPr>
        <w:t>.</w:t>
      </w:r>
    </w:p>
    <w:p w:rsidR="00C3655E" w:rsidP="00C3655E" w:rsidRDefault="00C3655E" w14:paraId="79EEA967" w14:textId="14E93832">
      <w:pPr>
        <w:pStyle w:val="ListParagraph"/>
        <w:numPr>
          <w:ilvl w:val="0"/>
          <w:numId w:val="17"/>
        </w:numPr>
        <w:spacing w:after="160" w:line="259" w:lineRule="auto"/>
        <w:rPr>
          <w:lang w:val="en-CA"/>
        </w:rPr>
      </w:pPr>
      <w:r>
        <w:rPr>
          <w:lang w:val="en-CA"/>
        </w:rPr>
        <w:t xml:space="preserve">Should be able to List, Edit, Add, Activate and Deactivate a </w:t>
      </w:r>
      <w:r w:rsidRPr="00446DAA">
        <w:rPr>
          <w:b/>
          <w:bCs/>
          <w:lang w:val="en-CA"/>
        </w:rPr>
        <w:t>Partner</w:t>
      </w:r>
      <w:r>
        <w:rPr>
          <w:lang w:val="en-CA"/>
        </w:rPr>
        <w:t>.</w:t>
      </w:r>
    </w:p>
    <w:p w:rsidRPr="00C67847" w:rsidR="00C3655E" w:rsidP="00C3655E" w:rsidRDefault="00C3655E" w14:paraId="53E5D2BF" w14:textId="2E401AA0">
      <w:pPr>
        <w:pStyle w:val="ListParagraph"/>
        <w:numPr>
          <w:ilvl w:val="0"/>
          <w:numId w:val="17"/>
        </w:numPr>
        <w:spacing w:after="160" w:line="259" w:lineRule="auto"/>
        <w:rPr>
          <w:lang w:val="en-CA"/>
        </w:rPr>
      </w:pPr>
      <w:r>
        <w:rPr>
          <w:lang w:val="en-CA"/>
        </w:rPr>
        <w:t>Should define the number of applications per partner per year while creating the partner.</w:t>
      </w:r>
    </w:p>
    <w:p w:rsidR="00C3655E" w:rsidP="00C3655E" w:rsidRDefault="00C3655E" w14:paraId="32D2CCD1" w14:textId="77777777">
      <w:pPr>
        <w:pStyle w:val="ListParagraph"/>
        <w:numPr>
          <w:ilvl w:val="0"/>
          <w:numId w:val="17"/>
        </w:numPr>
        <w:spacing w:after="160" w:line="259" w:lineRule="auto"/>
        <w:rPr>
          <w:lang w:val="en-CA"/>
        </w:rPr>
      </w:pPr>
      <w:r>
        <w:rPr>
          <w:lang w:val="en-CA"/>
        </w:rPr>
        <w:t>Should be able to list all applications Realtime and view each one of them.</w:t>
      </w:r>
    </w:p>
    <w:p w:rsidR="00C3655E" w:rsidP="00C3655E" w:rsidRDefault="00C3655E" w14:paraId="5C084930" w14:textId="26ABF1D1">
      <w:pPr>
        <w:pStyle w:val="ListParagraph"/>
        <w:numPr>
          <w:ilvl w:val="0"/>
          <w:numId w:val="17"/>
        </w:numPr>
        <w:spacing w:after="160" w:line="259" w:lineRule="auto"/>
        <w:rPr>
          <w:lang w:val="en-CA"/>
        </w:rPr>
      </w:pPr>
      <w:r>
        <w:rPr>
          <w:lang w:val="en-CA"/>
        </w:rPr>
        <w:t>View applications list</w:t>
      </w:r>
    </w:p>
    <w:p w:rsidR="00C3655E" w:rsidP="00C3655E" w:rsidRDefault="00C3655E" w14:paraId="2D68A31D" w14:textId="79A982EC">
      <w:pPr>
        <w:pStyle w:val="ListParagraph"/>
        <w:numPr>
          <w:ilvl w:val="0"/>
          <w:numId w:val="17"/>
        </w:numPr>
        <w:spacing w:after="160" w:line="259" w:lineRule="auto"/>
        <w:rPr>
          <w:lang w:val="en-CA"/>
        </w:rPr>
      </w:pPr>
      <w:r>
        <w:rPr>
          <w:lang w:val="en-CA"/>
        </w:rPr>
        <w:t>Export applications of all collectors in the system in excel form</w:t>
      </w:r>
    </w:p>
    <w:p w:rsidR="00C3655E" w:rsidP="00C3655E" w:rsidRDefault="00C3655E" w14:paraId="21D0485E" w14:textId="406F3B85">
      <w:pPr>
        <w:pStyle w:val="ListParagraph"/>
        <w:numPr>
          <w:ilvl w:val="0"/>
          <w:numId w:val="17"/>
        </w:numPr>
        <w:spacing w:after="160" w:line="259" w:lineRule="auto"/>
        <w:rPr>
          <w:lang w:val="en-CA"/>
        </w:rPr>
      </w:pPr>
      <w:r>
        <w:rPr>
          <w:lang w:val="en-CA"/>
        </w:rPr>
        <w:t>View application detail</w:t>
      </w:r>
    </w:p>
    <w:p w:rsidR="00C3655E" w:rsidP="00C3655E" w:rsidRDefault="00C3655E" w14:paraId="44EC996B" w14:textId="77777777">
      <w:pPr>
        <w:pStyle w:val="ListParagraph"/>
        <w:numPr>
          <w:ilvl w:val="0"/>
          <w:numId w:val="17"/>
        </w:numPr>
        <w:spacing w:after="160" w:line="259" w:lineRule="auto"/>
        <w:rPr>
          <w:lang w:val="en-CA"/>
        </w:rPr>
      </w:pPr>
      <w:r>
        <w:rPr>
          <w:lang w:val="en-CA"/>
        </w:rPr>
        <w:t>View solution logs</w:t>
      </w:r>
    </w:p>
    <w:p w:rsidR="00C3655E" w:rsidP="00C3655E" w:rsidRDefault="00C3655E" w14:paraId="43C675B0" w14:textId="22B496CB">
      <w:pPr>
        <w:pStyle w:val="ListParagraph"/>
        <w:numPr>
          <w:ilvl w:val="0"/>
          <w:numId w:val="17"/>
        </w:numPr>
        <w:spacing w:after="160" w:line="259" w:lineRule="auto"/>
        <w:rPr>
          <w:lang w:val="en-CA"/>
        </w:rPr>
      </w:pPr>
      <w:r>
        <w:rPr>
          <w:lang w:val="en-CA"/>
        </w:rPr>
        <w:t>Set solution settings</w:t>
      </w:r>
    </w:p>
    <w:p w:rsidR="00C3655E" w:rsidP="00C3655E" w:rsidRDefault="00C3655E" w14:paraId="05099D27" w14:textId="5E315C39">
      <w:pPr>
        <w:pStyle w:val="ListParagraph"/>
        <w:numPr>
          <w:ilvl w:val="0"/>
          <w:numId w:val="17"/>
        </w:numPr>
        <w:spacing w:after="160" w:line="259" w:lineRule="auto"/>
        <w:rPr>
          <w:lang w:val="en-CA"/>
        </w:rPr>
      </w:pPr>
      <w:r>
        <w:rPr>
          <w:lang w:val="en-CA"/>
        </w:rPr>
        <w:t>Can view graphs</w:t>
      </w:r>
    </w:p>
    <w:p w:rsidR="00C3655E" w:rsidP="00C3655E" w:rsidRDefault="00C3655E" w14:paraId="2F9DB648" w14:textId="77777777">
      <w:pPr>
        <w:pStyle w:val="ListParagraph"/>
        <w:numPr>
          <w:ilvl w:val="0"/>
          <w:numId w:val="17"/>
        </w:numPr>
        <w:spacing w:after="160" w:line="259" w:lineRule="auto"/>
        <w:rPr>
          <w:lang w:val="en-CA"/>
        </w:rPr>
      </w:pPr>
      <w:r>
        <w:rPr>
          <w:lang w:val="en-CA"/>
        </w:rPr>
        <w:t>Can download and extract data and graphs</w:t>
      </w:r>
    </w:p>
    <w:p w:rsidR="00C3655E" w:rsidP="0034420A" w:rsidRDefault="00C3655E" w14:paraId="5066BDB9" w14:textId="6B10CB1A">
      <w:pPr>
        <w:pStyle w:val="Heading3"/>
        <w:rPr>
          <w:lang w:val="en-CA"/>
        </w:rPr>
      </w:pPr>
      <w:bookmarkStart w:name="_Toc37764261" w:id="46"/>
      <w:r>
        <w:rPr>
          <w:lang w:val="en-CA"/>
        </w:rPr>
        <w:t>Partner</w:t>
      </w:r>
      <w:r w:rsidR="00CE3E2E">
        <w:rPr>
          <w:lang w:val="en-CA"/>
        </w:rPr>
        <w:t>s</w:t>
      </w:r>
      <w:bookmarkEnd w:id="46"/>
    </w:p>
    <w:p w:rsidR="00C3655E" w:rsidP="00C3655E" w:rsidRDefault="00C3655E" w14:paraId="10894CAF" w14:textId="77777777">
      <w:pPr>
        <w:pStyle w:val="ListParagraph"/>
        <w:numPr>
          <w:ilvl w:val="0"/>
          <w:numId w:val="18"/>
        </w:numPr>
        <w:spacing w:after="160" w:line="259" w:lineRule="auto"/>
        <w:rPr>
          <w:lang w:val="en-CA"/>
        </w:rPr>
      </w:pPr>
      <w:r>
        <w:rPr>
          <w:lang w:val="en-CA"/>
        </w:rPr>
        <w:t xml:space="preserve">Can login to the dashboard and </w:t>
      </w:r>
    </w:p>
    <w:p w:rsidR="00C3655E" w:rsidP="00C3655E" w:rsidRDefault="00C3655E" w14:paraId="7E4F8D51" w14:textId="77777777">
      <w:pPr>
        <w:pStyle w:val="ListParagraph"/>
        <w:numPr>
          <w:ilvl w:val="0"/>
          <w:numId w:val="18"/>
        </w:numPr>
        <w:spacing w:after="160" w:line="259" w:lineRule="auto"/>
        <w:rPr>
          <w:lang w:val="en-CA"/>
        </w:rPr>
      </w:pPr>
      <w:r>
        <w:rPr>
          <w:lang w:val="en-CA"/>
        </w:rPr>
        <w:t xml:space="preserve">Can only Add, View, Delete, Activate/Disactivate his </w:t>
      </w:r>
      <w:r w:rsidRPr="00446DAA">
        <w:rPr>
          <w:b/>
          <w:bCs/>
          <w:lang w:val="en-CA"/>
        </w:rPr>
        <w:t>Collectors</w:t>
      </w:r>
      <w:r>
        <w:rPr>
          <w:lang w:val="en-CA"/>
        </w:rPr>
        <w:t>.</w:t>
      </w:r>
    </w:p>
    <w:p w:rsidR="00C3655E" w:rsidP="00C3655E" w:rsidRDefault="00C3655E" w14:paraId="4CED6206" w14:textId="543E6A04">
      <w:pPr>
        <w:pStyle w:val="ListParagraph"/>
        <w:numPr>
          <w:ilvl w:val="0"/>
          <w:numId w:val="18"/>
        </w:numPr>
        <w:spacing w:after="160" w:line="259" w:lineRule="auto"/>
        <w:rPr>
          <w:lang w:val="en-CA"/>
        </w:rPr>
      </w:pPr>
      <w:r>
        <w:rPr>
          <w:lang w:val="en-CA"/>
        </w:rPr>
        <w:t>View Applications</w:t>
      </w:r>
    </w:p>
    <w:p w:rsidR="00457A23" w:rsidP="00C3655E" w:rsidRDefault="00457A23" w14:paraId="7976027A" w14:textId="4CD82895">
      <w:pPr>
        <w:pStyle w:val="ListParagraph"/>
        <w:numPr>
          <w:ilvl w:val="0"/>
          <w:numId w:val="18"/>
        </w:numPr>
        <w:spacing w:after="160" w:line="259" w:lineRule="auto"/>
        <w:rPr>
          <w:lang w:val="en-CA"/>
        </w:rPr>
      </w:pPr>
      <w:r>
        <w:rPr>
          <w:lang w:val="en-CA"/>
        </w:rPr>
        <w:t>Change application ownership</w:t>
      </w:r>
    </w:p>
    <w:p w:rsidR="00C3655E" w:rsidP="00C3655E" w:rsidRDefault="00C3655E" w14:paraId="49D654EC" w14:textId="77777777">
      <w:pPr>
        <w:pStyle w:val="ListParagraph"/>
        <w:numPr>
          <w:ilvl w:val="0"/>
          <w:numId w:val="18"/>
        </w:numPr>
        <w:spacing w:after="160" w:line="259" w:lineRule="auto"/>
        <w:rPr>
          <w:lang w:val="en-CA"/>
        </w:rPr>
      </w:pPr>
      <w:r>
        <w:rPr>
          <w:lang w:val="en-CA"/>
        </w:rPr>
        <w:t>View Statistics</w:t>
      </w:r>
    </w:p>
    <w:p w:rsidRPr="00421197" w:rsidR="00C3655E" w:rsidP="00C3655E" w:rsidRDefault="00C3655E" w14:paraId="3E84CC48" w14:textId="3584CB03">
      <w:pPr>
        <w:pStyle w:val="ListParagraph"/>
        <w:numPr>
          <w:ilvl w:val="0"/>
          <w:numId w:val="18"/>
        </w:numPr>
        <w:spacing w:after="160" w:line="259" w:lineRule="auto"/>
        <w:rPr>
          <w:lang w:val="en-CA"/>
        </w:rPr>
      </w:pPr>
      <w:r w:rsidRPr="7D6C4BE1">
        <w:rPr>
          <w:lang w:val="en-CA"/>
        </w:rPr>
        <w:t>Can download and extract data and graphs</w:t>
      </w:r>
      <w:r w:rsidRPr="7D6C4BE1" w:rsidR="60E687EE">
        <w:rPr>
          <w:lang w:val="en-CA"/>
        </w:rPr>
        <w:t xml:space="preserve"> of his own organisation.</w:t>
      </w:r>
    </w:p>
    <w:p w:rsidR="00C3655E" w:rsidP="0034420A" w:rsidRDefault="00C3655E" w14:paraId="079DCB3D" w14:textId="73C03F8C">
      <w:pPr>
        <w:pStyle w:val="Heading3"/>
        <w:rPr>
          <w:lang w:val="en-CA"/>
        </w:rPr>
      </w:pPr>
      <w:bookmarkStart w:name="_Toc37764262" w:id="47"/>
      <w:r>
        <w:rPr>
          <w:lang w:val="en-CA"/>
        </w:rPr>
        <w:t>Collector</w:t>
      </w:r>
      <w:r w:rsidR="00B17314">
        <w:rPr>
          <w:lang w:val="en-CA"/>
        </w:rPr>
        <w:t>s</w:t>
      </w:r>
      <w:bookmarkEnd w:id="47"/>
    </w:p>
    <w:p w:rsidR="00C3655E" w:rsidP="00C3655E" w:rsidRDefault="00C3655E" w14:paraId="4B8A97E9" w14:textId="77777777">
      <w:pPr>
        <w:pStyle w:val="ListParagraph"/>
        <w:numPr>
          <w:ilvl w:val="0"/>
          <w:numId w:val="19"/>
        </w:numPr>
        <w:spacing w:after="160" w:line="259" w:lineRule="auto"/>
        <w:rPr>
          <w:lang w:val="en-CA"/>
        </w:rPr>
      </w:pPr>
      <w:r>
        <w:rPr>
          <w:lang w:val="en-CA"/>
        </w:rPr>
        <w:t>Login to the app using phone or tablet</w:t>
      </w:r>
    </w:p>
    <w:p w:rsidRPr="00204677" w:rsidR="00C3655E" w:rsidP="00C3655E" w:rsidRDefault="00C3655E" w14:paraId="5C2531FF" w14:textId="77777777">
      <w:pPr>
        <w:pStyle w:val="ListParagraph"/>
        <w:numPr>
          <w:ilvl w:val="0"/>
          <w:numId w:val="19"/>
        </w:numPr>
        <w:spacing w:after="160" w:line="259" w:lineRule="auto"/>
        <w:rPr>
          <w:lang w:val="en-CA"/>
        </w:rPr>
      </w:pPr>
      <w:r>
        <w:rPr>
          <w:lang w:val="en-CA"/>
        </w:rPr>
        <w:t>View Edit Applications</w:t>
      </w:r>
    </w:p>
    <w:p w:rsidR="00C3655E" w:rsidP="00C3655E" w:rsidRDefault="008C6DF2" w14:paraId="19FBD83C" w14:textId="72A810EF">
      <w:pPr>
        <w:pStyle w:val="ListParagraph"/>
        <w:numPr>
          <w:ilvl w:val="0"/>
          <w:numId w:val="19"/>
        </w:numPr>
        <w:spacing w:after="160" w:line="259" w:lineRule="auto"/>
        <w:rPr>
          <w:lang w:val="en-CA"/>
        </w:rPr>
      </w:pPr>
      <w:r>
        <w:rPr>
          <w:lang w:val="en-CA"/>
        </w:rPr>
        <w:t>Filter</w:t>
      </w:r>
      <w:r w:rsidR="00C3655E">
        <w:rPr>
          <w:lang w:val="en-CA"/>
        </w:rPr>
        <w:t xml:space="preserve"> application by Pre-pending, Post-Pending, Done and Dropped</w:t>
      </w:r>
    </w:p>
    <w:p w:rsidR="00C3655E" w:rsidP="00C3655E" w:rsidRDefault="00C3655E" w14:paraId="6DA32C0B" w14:textId="77777777">
      <w:pPr>
        <w:pStyle w:val="ListParagraph"/>
        <w:numPr>
          <w:ilvl w:val="0"/>
          <w:numId w:val="19"/>
        </w:numPr>
        <w:spacing w:after="160" w:line="259" w:lineRule="auto"/>
        <w:rPr>
          <w:lang w:val="en-CA"/>
        </w:rPr>
      </w:pPr>
      <w:r>
        <w:rPr>
          <w:lang w:val="en-CA"/>
        </w:rPr>
        <w:t>Create application</w:t>
      </w:r>
    </w:p>
    <w:p w:rsidR="00C3655E" w:rsidP="00C3655E" w:rsidRDefault="00C3655E" w14:paraId="79CFF0DC" w14:textId="77777777">
      <w:pPr>
        <w:pStyle w:val="ListParagraph"/>
        <w:numPr>
          <w:ilvl w:val="0"/>
          <w:numId w:val="19"/>
        </w:numPr>
        <w:spacing w:after="160" w:line="259" w:lineRule="auto"/>
        <w:rPr>
          <w:lang w:val="en-CA"/>
        </w:rPr>
      </w:pPr>
      <w:r>
        <w:rPr>
          <w:lang w:val="en-CA"/>
        </w:rPr>
        <w:t>Save application to be completed for another time.</w:t>
      </w:r>
    </w:p>
    <w:p w:rsidR="00C3655E" w:rsidP="00C3655E" w:rsidRDefault="00C3655E" w14:paraId="0769B58B" w14:textId="77777777">
      <w:pPr>
        <w:pStyle w:val="ListParagraph"/>
        <w:numPr>
          <w:ilvl w:val="0"/>
          <w:numId w:val="19"/>
        </w:numPr>
        <w:spacing w:after="160" w:line="259" w:lineRule="auto"/>
        <w:rPr>
          <w:lang w:val="en-CA"/>
        </w:rPr>
      </w:pPr>
      <w:r>
        <w:rPr>
          <w:lang w:val="en-CA"/>
        </w:rPr>
        <w:t>Submit application</w:t>
      </w:r>
    </w:p>
    <w:p w:rsidRPr="0034420A" w:rsidR="00A37D46" w:rsidP="0034420A" w:rsidRDefault="00A37D46" w14:paraId="63BEB906" w14:textId="77777777">
      <w:pPr>
        <w:pStyle w:val="ListParagraph"/>
        <w:spacing w:after="160" w:line="259" w:lineRule="auto"/>
        <w:rPr>
          <w:lang w:val="en-CA"/>
        </w:rPr>
      </w:pPr>
    </w:p>
    <w:p w:rsidR="00A37D46" w:rsidRDefault="00A37D46" w14:paraId="1B04DC8C" w14:textId="77777777">
      <w:pPr>
        <w:rPr>
          <w:rFonts w:asciiTheme="majorHAnsi" w:hAnsiTheme="majorHAnsi" w:eastAsiaTheme="majorEastAsia" w:cstheme="majorBidi"/>
          <w:color w:val="365F91" w:themeColor="accent1" w:themeShade="BF"/>
          <w:sz w:val="26"/>
          <w:szCs w:val="26"/>
          <w:lang w:val="en-US"/>
        </w:rPr>
      </w:pPr>
      <w:r>
        <w:br w:type="page"/>
      </w:r>
    </w:p>
    <w:p w:rsidR="00970680" w:rsidP="0034420A" w:rsidRDefault="00970680" w14:paraId="2A78837E" w14:textId="77777777">
      <w:pPr>
        <w:pStyle w:val="Heading1"/>
      </w:pPr>
      <w:bookmarkStart w:name="_Toc37764263" w:id="48"/>
      <w:r>
        <w:lastRenderedPageBreak/>
        <w:t>The Dashboard</w:t>
      </w:r>
      <w:bookmarkEnd w:id="48"/>
    </w:p>
    <w:p w:rsidR="00970680" w:rsidP="00970680" w:rsidRDefault="00970680" w14:paraId="1F06FF42" w14:textId="7BF780EE">
      <w:pPr>
        <w:pStyle w:val="Heading2"/>
      </w:pPr>
      <w:bookmarkStart w:name="_Toc37764264" w:id="49"/>
      <w:r>
        <w:t>Admin</w:t>
      </w:r>
      <w:r w:rsidR="003C30BC">
        <w:t xml:space="preserve"> dashboard</w:t>
      </w:r>
      <w:bookmarkEnd w:id="49"/>
    </w:p>
    <w:p w:rsidRPr="00E7748D" w:rsidR="00970680" w:rsidP="00970680" w:rsidRDefault="00970680" w14:paraId="64DF66BA" w14:textId="6B916127">
      <w:pPr>
        <w:pStyle w:val="ListParagraph"/>
        <w:numPr>
          <w:ilvl w:val="0"/>
          <w:numId w:val="8"/>
        </w:numPr>
        <w:tabs>
          <w:tab w:val="left" w:pos="2534"/>
        </w:tabs>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Go to </w:t>
      </w:r>
      <w:r w:rsidR="00625D18">
        <w:fldChar w:fldCharType="begin"/>
      </w:r>
      <w:ins w:author="Microsoft Office User" w:date="2021-07-27T10:33:00Z" w:id="50">
        <w:r w:rsidR="00625D18">
          <w:instrText>HYPERLINK "https://measuringwellbeing.org/"</w:instrText>
        </w:r>
      </w:ins>
      <w:del w:author="Microsoft Office User" w:date="2021-07-27T10:33:00Z" w:id="51">
        <w:r w:rsidDel="00625D18" w:rsidR="00625D18">
          <w:delInstrText xml:space="preserve"> HYPERLINK "https://prod.measuringwellbeing.org/" </w:delInstrText>
        </w:r>
      </w:del>
      <w:r w:rsidR="00625D18">
        <w:fldChar w:fldCharType="separate"/>
      </w:r>
      <w:del w:author="Microsoft Office User" w:date="2021-07-27T10:33:00Z" w:id="52">
        <w:r w:rsidRPr="00837C63" w:rsidDel="00625D18">
          <w:rPr>
            <w:rStyle w:val="Hyperlink"/>
          </w:rPr>
          <w:delText>https://prod.measuringwellbeing.org/</w:delText>
        </w:r>
      </w:del>
      <w:ins w:author="Microsoft Office User" w:date="2021-07-27T10:33:00Z" w:id="53">
        <w:r w:rsidR="00625D18">
          <w:rPr>
            <w:rStyle w:val="Hyperlink"/>
          </w:rPr>
          <w:t>https://measuringwellbeing.org/</w:t>
        </w:r>
      </w:ins>
      <w:r w:rsidR="00625D18">
        <w:rPr>
          <w:rStyle w:val="Hyperlink"/>
        </w:rPr>
        <w:fldChar w:fldCharType="end"/>
      </w:r>
    </w:p>
    <w:p w:rsidRPr="00E7748D" w:rsidR="00970680" w:rsidP="00970680" w:rsidRDefault="00970680" w14:paraId="6974E2FB" w14:textId="77403B92">
      <w:pPr>
        <w:pStyle w:val="ListParagraph"/>
        <w:numPr>
          <w:ilvl w:val="0"/>
          <w:numId w:val="8"/>
        </w:numPr>
        <w:tabs>
          <w:tab w:val="left" w:pos="2534"/>
        </w:tabs>
        <w:spacing w:after="0" w:line="240" w:lineRule="auto"/>
        <w:rPr>
          <w:rFonts w:ascii="Times New Roman" w:hAnsi="Times New Roman" w:cs="Times New Roman"/>
          <w:bCs/>
          <w:sz w:val="24"/>
          <w:szCs w:val="24"/>
        </w:rPr>
      </w:pPr>
      <w:r>
        <w:t>Use your admin username and password</w:t>
      </w:r>
    </w:p>
    <w:p w:rsidRPr="00E7748D" w:rsidR="00970680" w:rsidP="00970680" w:rsidRDefault="00970680" w14:paraId="4434A939" w14:textId="763A593B">
      <w:pPr>
        <w:pStyle w:val="ListParagraph"/>
        <w:numPr>
          <w:ilvl w:val="0"/>
          <w:numId w:val="8"/>
        </w:numPr>
        <w:tabs>
          <w:tab w:val="left" w:pos="2534"/>
        </w:tabs>
        <w:spacing w:after="0" w:line="240" w:lineRule="auto"/>
        <w:rPr>
          <w:rFonts w:ascii="Times New Roman" w:hAnsi="Times New Roman" w:cs="Times New Roman"/>
          <w:bCs/>
          <w:sz w:val="24"/>
          <w:szCs w:val="24"/>
        </w:rPr>
      </w:pPr>
      <w:r>
        <w:t>You should be redirected to the landing page</w:t>
      </w:r>
      <w:r w:rsidR="0011674B">
        <w:br/>
      </w:r>
    </w:p>
    <w:p w:rsidR="0011674B" w:rsidP="00970680" w:rsidRDefault="00970680" w14:paraId="7C21D660" w14:textId="77777777">
      <w:r>
        <w:rPr>
          <w:noProof/>
          <w:color w:val="2B579A"/>
          <w:shd w:val="clear" w:color="auto" w:fill="E6E6E6"/>
        </w:rPr>
        <w:drawing>
          <wp:inline distT="0" distB="0" distL="0" distR="0" wp14:anchorId="35BBF236" wp14:editId="0507E06F">
            <wp:extent cx="5972852" cy="3999465"/>
            <wp:effectExtent l="0" t="0" r="8890" b="1270"/>
            <wp:docPr id="1240114084"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pic:nvPicPr>
                  <pic:blipFill>
                    <a:blip r:embed="rId21">
                      <a:extLst>
                        <a:ext uri="{28A0092B-C50C-407E-A947-70E740481C1C}">
                          <a14:useLocalDpi xmlns:a14="http://schemas.microsoft.com/office/drawing/2010/main" val="0"/>
                        </a:ext>
                      </a:extLst>
                    </a:blip>
                    <a:stretch>
                      <a:fillRect/>
                    </a:stretch>
                  </pic:blipFill>
                  <pic:spPr>
                    <a:xfrm>
                      <a:off x="0" y="0"/>
                      <a:ext cx="5972852" cy="3999465"/>
                    </a:xfrm>
                    <a:prstGeom prst="rect">
                      <a:avLst/>
                    </a:prstGeom>
                  </pic:spPr>
                </pic:pic>
              </a:graphicData>
            </a:graphic>
          </wp:inline>
        </w:drawing>
      </w:r>
    </w:p>
    <w:p w:rsidRPr="0034420A" w:rsidR="0011674B" w:rsidP="0034420A" w:rsidRDefault="0011674B" w14:paraId="022A1335" w14:textId="77777777">
      <w:pPr>
        <w:pStyle w:val="NoSpacing"/>
        <w:rPr>
          <w:rStyle w:val="Strong"/>
        </w:rPr>
      </w:pPr>
      <w:r w:rsidRPr="0034420A">
        <w:rPr>
          <w:rStyle w:val="Strong"/>
        </w:rPr>
        <w:t>Legends:</w:t>
      </w:r>
    </w:p>
    <w:p w:rsidR="00482184" w:rsidP="0011674B" w:rsidRDefault="0011674B" w14:paraId="4AE7DBD5" w14:textId="4DDF2E93">
      <w:r>
        <w:t xml:space="preserve">1-The left menu where you can navigate </w:t>
      </w:r>
      <w:r w:rsidR="007F117D">
        <w:t>through</w:t>
      </w:r>
      <w:r>
        <w:t xml:space="preserve"> the whole application module</w:t>
      </w:r>
      <w:r>
        <w:br/>
      </w:r>
      <w:r>
        <w:t xml:space="preserve">2-Application Range where you can select the number of applications </w:t>
      </w:r>
      <w:r w:rsidR="55B7A50B">
        <w:t>for all</w:t>
      </w:r>
      <w:r>
        <w:t xml:space="preserve"> governate</w:t>
      </w:r>
      <w:r w:rsidR="4412099B">
        <w:t>s</w:t>
      </w:r>
      <w:r>
        <w:t xml:space="preserve"> the system will change the data based on the number you enter in the field instead of X, then you click submit to apply that value. Reset button will reset the website to read all values from all the applications.</w:t>
      </w:r>
      <w:r>
        <w:br/>
      </w:r>
      <w:r>
        <w:t>3- The year calendar will show the values per year for the whole website.</w:t>
      </w:r>
      <w:r>
        <w:br/>
      </w:r>
      <w:r>
        <w:t>4-Search by collector name</w:t>
      </w:r>
      <w:r>
        <w:br/>
      </w:r>
      <w:r>
        <w:t xml:space="preserve">5- </w:t>
      </w:r>
      <w:r w:rsidR="007F117D">
        <w:t>Show number of Partners per page</w:t>
      </w:r>
      <w:r>
        <w:br/>
      </w:r>
      <w:r w:rsidR="007F117D">
        <w:t xml:space="preserve">6-The dashboard body shows all the applications count per state per Partner. These numbers </w:t>
      </w:r>
      <w:r w:rsidR="00242BE6">
        <w:t xml:space="preserve">(next to the red arrows) </w:t>
      </w:r>
      <w:r w:rsidR="007F117D">
        <w:t>can be clicked and it will take you the applications page</w:t>
      </w:r>
      <w:r w:rsidR="00242BE6">
        <w:t>.</w:t>
      </w:r>
    </w:p>
    <w:p w:rsidR="00482184" w:rsidRDefault="00482184" w14:paraId="007643D9" w14:textId="77777777">
      <w:r>
        <w:br w:type="page"/>
      </w:r>
    </w:p>
    <w:p w:rsidR="00482184" w:rsidP="0034420A" w:rsidRDefault="00F933F3" w14:paraId="063807CF" w14:textId="60D76634">
      <w:pPr>
        <w:pStyle w:val="Heading3"/>
      </w:pPr>
      <w:bookmarkStart w:name="_Toc37764265" w:id="54"/>
      <w:r>
        <w:lastRenderedPageBreak/>
        <w:t>List</w:t>
      </w:r>
      <w:r w:rsidR="004E2ACA">
        <w:t xml:space="preserve"> all</w:t>
      </w:r>
      <w:r w:rsidR="00482184">
        <w:t xml:space="preserve"> Partners</w:t>
      </w:r>
      <w:bookmarkEnd w:id="54"/>
      <w:r w:rsidR="00482184">
        <w:t xml:space="preserve"> </w:t>
      </w:r>
      <w:r w:rsidR="0060487A">
        <w:br/>
      </w:r>
    </w:p>
    <w:p w:rsidR="00482184" w:rsidP="0011674B" w:rsidRDefault="00482184" w14:paraId="1C653206" w14:textId="77777777">
      <w:r>
        <w:rPr>
          <w:noProof/>
          <w:color w:val="2B579A"/>
          <w:shd w:val="clear" w:color="auto" w:fill="E6E6E6"/>
        </w:rPr>
        <w:drawing>
          <wp:inline distT="0" distB="0" distL="0" distR="0" wp14:anchorId="327DC9D7" wp14:editId="201EB2E0">
            <wp:extent cx="6367548" cy="4278919"/>
            <wp:effectExtent l="0" t="0" r="0" b="7620"/>
            <wp:docPr id="1195205099"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pic:nvPicPr>
                  <pic:blipFill>
                    <a:blip r:embed="rId22">
                      <a:extLst>
                        <a:ext uri="{28A0092B-C50C-407E-A947-70E740481C1C}">
                          <a14:useLocalDpi xmlns:a14="http://schemas.microsoft.com/office/drawing/2010/main" val="0"/>
                        </a:ext>
                      </a:extLst>
                    </a:blip>
                    <a:stretch>
                      <a:fillRect/>
                    </a:stretch>
                  </pic:blipFill>
                  <pic:spPr>
                    <a:xfrm>
                      <a:off x="0" y="0"/>
                      <a:ext cx="6367548" cy="4278919"/>
                    </a:xfrm>
                    <a:prstGeom prst="rect">
                      <a:avLst/>
                    </a:prstGeom>
                  </pic:spPr>
                </pic:pic>
              </a:graphicData>
            </a:graphic>
          </wp:inline>
        </w:drawing>
      </w:r>
    </w:p>
    <w:p w:rsidR="00482184" w:rsidP="00482184" w:rsidRDefault="00482184" w14:paraId="503705D0" w14:textId="14B75EB7">
      <w:pPr>
        <w:pStyle w:val="ListParagraph"/>
        <w:numPr>
          <w:ilvl w:val="0"/>
          <w:numId w:val="21"/>
        </w:numPr>
      </w:pPr>
      <w:r>
        <w:t>Clicking on the partner name will take you to the</w:t>
      </w:r>
      <w:r w:rsidR="00AE67D8">
        <w:t xml:space="preserve"> View</w:t>
      </w:r>
      <w:r>
        <w:t xml:space="preserve"> partner section with the partner detail screen</w:t>
      </w:r>
      <w:r w:rsidR="00F102D3">
        <w:t xml:space="preserve"> (View partner section, Page 10 of this document</w:t>
      </w:r>
      <w:r w:rsidR="00AE67D8">
        <w:t>, next page</w:t>
      </w:r>
      <w:r w:rsidR="00F102D3">
        <w:t>)</w:t>
      </w:r>
    </w:p>
    <w:p w:rsidR="00482184" w:rsidP="00482184" w:rsidRDefault="00482184" w14:paraId="581ADAD2" w14:textId="0D49832F">
      <w:pPr>
        <w:pStyle w:val="ListParagraph"/>
        <w:numPr>
          <w:ilvl w:val="0"/>
          <w:numId w:val="21"/>
        </w:numPr>
      </w:pPr>
      <w:r>
        <w:t>Read only will allow the Partner to access the system but can’t add data like create new collector.</w:t>
      </w:r>
    </w:p>
    <w:p w:rsidR="00482184" w:rsidP="00482184" w:rsidRDefault="00482184" w14:paraId="583A5088" w14:textId="4F1C4CF9">
      <w:pPr>
        <w:pStyle w:val="ListParagraph"/>
        <w:numPr>
          <w:ilvl w:val="0"/>
          <w:numId w:val="21"/>
        </w:numPr>
      </w:pPr>
      <w:r>
        <w:t>Status Active and Inactive will prevent the Partner to login to the system</w:t>
      </w:r>
    </w:p>
    <w:p w:rsidR="00482184" w:rsidP="00482184" w:rsidRDefault="00482184" w14:paraId="0BC1D5BC" w14:textId="36B55C00">
      <w:pPr>
        <w:pStyle w:val="ListParagraph"/>
        <w:numPr>
          <w:ilvl w:val="0"/>
          <w:numId w:val="21"/>
        </w:numPr>
      </w:pPr>
      <w:r>
        <w:t>Add Partner will take you to the create a new partner (Will be covered in next page)</w:t>
      </w:r>
    </w:p>
    <w:p w:rsidR="00482184" w:rsidP="00482184" w:rsidRDefault="00482184" w14:paraId="144C8A2D" w14:textId="0003B40F">
      <w:pPr>
        <w:pStyle w:val="ListParagraph"/>
        <w:numPr>
          <w:ilvl w:val="0"/>
          <w:numId w:val="21"/>
        </w:numPr>
      </w:pPr>
      <w:r>
        <w:t>Actions: will open a small window to edit a Partner like change information.</w:t>
      </w:r>
    </w:p>
    <w:p w:rsidR="00F102D3" w:rsidP="0034420A" w:rsidRDefault="00970680" w14:paraId="3A531EB8" w14:textId="2E519C29">
      <w:pPr>
        <w:pStyle w:val="Heading3"/>
      </w:pPr>
      <w:r>
        <w:br w:type="page"/>
      </w:r>
      <w:bookmarkStart w:name="_Toc37764266" w:id="55"/>
      <w:r w:rsidR="00B97445">
        <w:lastRenderedPageBreak/>
        <w:t>View Partner</w:t>
      </w:r>
      <w:bookmarkEnd w:id="55"/>
      <w:r w:rsidR="00B97445">
        <w:t xml:space="preserve"> </w:t>
      </w:r>
    </w:p>
    <w:p w:rsidR="00B97445" w:rsidP="0034420A" w:rsidRDefault="00AE67D8" w14:paraId="0F22D793" w14:textId="0D35111C">
      <w:r>
        <w:t>In this page an Admin can see details about the Partner, like name, phone number, number of collectors …. And list of applications</w:t>
      </w:r>
    </w:p>
    <w:p w:rsidR="00AE67D8" w:rsidRDefault="00AE67D8" w14:paraId="78306833" w14:textId="6A319281">
      <w:pPr>
        <w:rPr>
          <w:rFonts w:asciiTheme="majorHAnsi" w:hAnsiTheme="majorHAnsi" w:eastAsiaTheme="majorEastAsia" w:cstheme="majorBidi"/>
          <w:color w:val="365F91" w:themeColor="accent1" w:themeShade="BF"/>
          <w:sz w:val="26"/>
          <w:szCs w:val="26"/>
          <w:lang w:val="en-US"/>
        </w:rPr>
      </w:pPr>
      <w:r>
        <w:rPr>
          <w:noProof/>
          <w:color w:val="2B579A"/>
          <w:shd w:val="clear" w:color="auto" w:fill="E6E6E6"/>
        </w:rPr>
        <w:drawing>
          <wp:inline distT="0" distB="0" distL="0" distR="0" wp14:anchorId="0ACE3FAD" wp14:editId="68CA7A80">
            <wp:extent cx="6222670" cy="4661428"/>
            <wp:effectExtent l="0" t="0" r="6985" b="6350"/>
            <wp:docPr id="1319327295"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pic:nvPicPr>
                  <pic:blipFill>
                    <a:blip r:embed="rId23">
                      <a:extLst>
                        <a:ext uri="{28A0092B-C50C-407E-A947-70E740481C1C}">
                          <a14:useLocalDpi xmlns:a14="http://schemas.microsoft.com/office/drawing/2010/main" val="0"/>
                        </a:ext>
                      </a:extLst>
                    </a:blip>
                    <a:stretch>
                      <a:fillRect/>
                    </a:stretch>
                  </pic:blipFill>
                  <pic:spPr>
                    <a:xfrm>
                      <a:off x="0" y="0"/>
                      <a:ext cx="6222670" cy="4661428"/>
                    </a:xfrm>
                    <a:prstGeom prst="rect">
                      <a:avLst/>
                    </a:prstGeom>
                  </pic:spPr>
                </pic:pic>
              </a:graphicData>
            </a:graphic>
          </wp:inline>
        </w:drawing>
      </w:r>
      <w:r>
        <w:br w:type="page"/>
      </w:r>
    </w:p>
    <w:p w:rsidR="00482184" w:rsidP="0034420A" w:rsidRDefault="00482184" w14:paraId="41FE71BE" w14:textId="430D62BE">
      <w:pPr>
        <w:pStyle w:val="Heading3"/>
      </w:pPr>
      <w:bookmarkStart w:name="_Toc37764267" w:id="56"/>
      <w:r>
        <w:lastRenderedPageBreak/>
        <w:t>Add a New Partner</w:t>
      </w:r>
      <w:bookmarkEnd w:id="56"/>
    </w:p>
    <w:p w:rsidR="0060487A" w:rsidRDefault="0060487A" w14:paraId="546D1653" w14:textId="2118E4CC">
      <w:r>
        <w:t xml:space="preserve">If you click on the </w:t>
      </w:r>
      <w:r w:rsidRPr="0034420A">
        <w:rPr>
          <w:highlight w:val="cyan"/>
        </w:rPr>
        <w:t>+Add Partner</w:t>
      </w:r>
      <w:r>
        <w:t xml:space="preserve"> button from the </w:t>
      </w:r>
      <w:r w:rsidR="00F933F3">
        <w:t>dashboard</w:t>
      </w:r>
      <w:r>
        <w:t xml:space="preserve"> screen it will take you to this page where you can add a new partner. The form below allows you to fill Partner details</w:t>
      </w:r>
    </w:p>
    <w:p w:rsidR="0060487A" w:rsidP="0060487A" w:rsidRDefault="0060487A" w14:paraId="10BC14AC" w14:textId="63189522">
      <w:pPr>
        <w:pStyle w:val="ListParagraph"/>
        <w:numPr>
          <w:ilvl w:val="0"/>
          <w:numId w:val="22"/>
        </w:numPr>
      </w:pPr>
      <w:r>
        <w:t>Partner name (Agency name usually)</w:t>
      </w:r>
    </w:p>
    <w:p w:rsidR="0060487A" w:rsidP="0060487A" w:rsidRDefault="0060487A" w14:paraId="5D0E4386" w14:textId="3D748FE3">
      <w:pPr>
        <w:pStyle w:val="ListParagraph"/>
        <w:numPr>
          <w:ilvl w:val="0"/>
          <w:numId w:val="22"/>
        </w:numPr>
      </w:pPr>
      <w:r>
        <w:t>Partner Prefix, very Important for the application Code generation, 3 letters recommended</w:t>
      </w:r>
    </w:p>
    <w:p w:rsidR="0060487A" w:rsidP="0060487A" w:rsidRDefault="0060487A" w14:paraId="3BC0C0F8" w14:textId="2E64DCFD">
      <w:pPr>
        <w:pStyle w:val="ListParagraph"/>
        <w:numPr>
          <w:ilvl w:val="0"/>
          <w:numId w:val="22"/>
        </w:numPr>
      </w:pPr>
      <w:r>
        <w:t>First and last name</w:t>
      </w:r>
    </w:p>
    <w:p w:rsidR="0060487A" w:rsidP="0060487A" w:rsidRDefault="0060487A" w14:paraId="6E7EA6E8" w14:textId="2D31E2A0">
      <w:pPr>
        <w:pStyle w:val="ListParagraph"/>
        <w:numPr>
          <w:ilvl w:val="0"/>
          <w:numId w:val="22"/>
        </w:numPr>
      </w:pPr>
      <w:r>
        <w:t>Email, to be used for login, a separate email will be sent to the Partner to set his password</w:t>
      </w:r>
    </w:p>
    <w:p w:rsidR="0060487A" w:rsidDel="00625D18" w:rsidP="0060487A" w:rsidRDefault="0060487A" w14:paraId="6DCFD875" w14:textId="64D9F9DC">
      <w:pPr>
        <w:pStyle w:val="ListParagraph"/>
        <w:numPr>
          <w:ilvl w:val="0"/>
          <w:numId w:val="22"/>
        </w:numPr>
        <w:rPr>
          <w:del w:author="Microsoft Office User" w:date="2021-07-27T10:36:00Z" w:id="57"/>
        </w:rPr>
      </w:pPr>
      <w:del w:author="Microsoft Office User" w:date="2021-07-27T10:36:00Z" w:id="58">
        <w:r w:rsidDel="00625D18">
          <w:delText>Max number or Codes a year, an email will be sent to the partner when he passes that limit.</w:delText>
        </w:r>
      </w:del>
    </w:p>
    <w:p w:rsidR="0060487A" w:rsidP="0060487A" w:rsidRDefault="0060487A" w14:paraId="3DFC1D41" w14:textId="4C9F768F">
      <w:pPr>
        <w:pStyle w:val="ListParagraph"/>
        <w:numPr>
          <w:ilvl w:val="0"/>
          <w:numId w:val="22"/>
        </w:numPr>
      </w:pPr>
      <w:r>
        <w:t xml:space="preserve">Phone </w:t>
      </w:r>
    </w:p>
    <w:p w:rsidR="0060487A" w:rsidP="0060487A" w:rsidRDefault="0060487A" w14:paraId="1C942976" w14:textId="496F04C3">
      <w:pPr>
        <w:pStyle w:val="ListParagraph"/>
        <w:numPr>
          <w:ilvl w:val="0"/>
          <w:numId w:val="22"/>
        </w:numPr>
        <w:rPr>
          <w:ins w:author="Microsoft Office User" w:date="2021-07-27T10:36:00Z" w:id="59"/>
        </w:rPr>
      </w:pPr>
      <w:r>
        <w:t>Logo</w:t>
      </w:r>
    </w:p>
    <w:p w:rsidR="00625D18" w:rsidP="0060487A" w:rsidRDefault="00625D18" w14:paraId="43169BA9" w14:textId="277233A8">
      <w:pPr>
        <w:pStyle w:val="ListParagraph"/>
        <w:numPr>
          <w:ilvl w:val="0"/>
          <w:numId w:val="22"/>
        </w:numPr>
        <w:rPr/>
      </w:pPr>
      <w:ins w:author="Microsoft Office User" w:date="2021-07-27T10:36:00Z" w:id="1414261596">
        <w:r w:rsidR="00625D18">
          <w:t>Max Number of codes will be selected per year per governorate,</w:t>
        </w:r>
        <w:r w:rsidR="00951B9A">
          <w:t xml:space="preserve"> an email will be sent to the partner </w:t>
        </w:r>
      </w:ins>
      <w:ins w:author="Microsoft Office User" w:date="2021-07-27T10:37:00Z" w:id="783429705">
        <w:r w:rsidR="00951B9A">
          <w:t>when he passes that limit.</w:t>
        </w:r>
      </w:ins>
      <w:ins w:author="Microsoft Office User" w:date="2021-07-27T10:38:00Z" w:id="1411205063">
        <w:r w:rsidR="00951B9A">
          <w:t xml:space="preserve"> Additionally</w:t>
        </w:r>
        <w:r w:rsidR="00951B9A">
          <w:t>,</w:t>
        </w:r>
      </w:ins>
      <w:ins w:author="Microsoft Office User" w:date="2021-07-27T10:37:00Z" w:id="1290676251">
        <w:r w:rsidR="00951B9A">
          <w:t xml:space="preserve"> the gov dropdown will only enable t</w:t>
        </w:r>
      </w:ins>
      <w:ins w:author="Microsoft Office User" w:date="2021-07-27T10:38:00Z" w:id="859506934">
        <w:r w:rsidR="00951B9A">
          <w:t>o select the active ones on the web interface</w:t>
        </w:r>
      </w:ins>
    </w:p>
    <w:p w:rsidR="0060487A" w:rsidP="0034420A" w:rsidRDefault="0060487A" w14:paraId="048240F3" w14:textId="022BD61D">
      <w:pPr>
        <w:pStyle w:val="ListParagraph"/>
        <w:numPr>
          <w:ilvl w:val="0"/>
          <w:numId w:val="22"/>
        </w:numPr>
        <w:rPr/>
      </w:pPr>
      <w:r w:rsidR="0060487A">
        <w:rPr/>
        <w:t>Save to create the application.</w:t>
      </w:r>
    </w:p>
    <w:p w:rsidR="0060487A" w:rsidRDefault="0060487A" w14:paraId="34CB771E" w14:textId="77777777">
      <w:r>
        <w:rPr>
          <w:noProof/>
          <w:color w:val="2B579A"/>
          <w:shd w:val="clear" w:color="auto" w:fill="E6E6E6"/>
        </w:rPr>
        <w:drawing>
          <wp:inline distT="0" distB="0" distL="0" distR="0" wp14:anchorId="310B0925" wp14:editId="720CCAE8">
            <wp:extent cx="6020986" cy="4619503"/>
            <wp:effectExtent l="0" t="0" r="0" b="0"/>
            <wp:docPr id="894516439"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pic:nvPicPr>
                  <pic:blipFill>
                    <a:blip r:embed="rId24">
                      <a:extLst>
                        <a:ext uri="{28A0092B-C50C-407E-A947-70E740481C1C}">
                          <a14:useLocalDpi xmlns:a14="http://schemas.microsoft.com/office/drawing/2010/main" val="0"/>
                        </a:ext>
                      </a:extLst>
                    </a:blip>
                    <a:stretch>
                      <a:fillRect/>
                    </a:stretch>
                  </pic:blipFill>
                  <pic:spPr>
                    <a:xfrm>
                      <a:off x="0" y="0"/>
                      <a:ext cx="6020986" cy="4619503"/>
                    </a:xfrm>
                    <a:prstGeom prst="rect">
                      <a:avLst/>
                    </a:prstGeom>
                  </pic:spPr>
                </pic:pic>
              </a:graphicData>
            </a:graphic>
          </wp:inline>
        </w:drawing>
      </w:r>
    </w:p>
    <w:p w:rsidR="0060487A" w:rsidRDefault="0060487A" w14:paraId="74C5E67D" w14:textId="77777777">
      <w:r>
        <w:br w:type="page"/>
      </w:r>
    </w:p>
    <w:p w:rsidR="002E5FB2" w:rsidP="0034420A" w:rsidRDefault="002E5FB2" w14:paraId="5A5FB030" w14:textId="6DE9377C">
      <w:pPr>
        <w:pStyle w:val="Heading3"/>
      </w:pPr>
      <w:bookmarkStart w:name="_Toc37764268" w:id="65"/>
      <w:r>
        <w:lastRenderedPageBreak/>
        <w:t>Edit</w:t>
      </w:r>
      <w:r w:rsidR="00273A69">
        <w:t xml:space="preserve"> existing</w:t>
      </w:r>
      <w:r>
        <w:t xml:space="preserve"> Partner</w:t>
      </w:r>
      <w:bookmarkEnd w:id="65"/>
    </w:p>
    <w:p w:rsidR="002E5FB2" w:rsidP="002E5FB2" w:rsidRDefault="002E5FB2" w14:paraId="3C074E0E" w14:textId="0BE1D9EA">
      <w:r>
        <w:t>In this page an Admin can edit Partner details</w:t>
      </w:r>
      <w:r w:rsidR="00FF5CF5">
        <w:t xml:space="preserve"> and click Save button when done.</w:t>
      </w:r>
      <w:ins w:author="Microsoft Office User" w:date="2021-07-27T11:28:00Z" w:id="66">
        <w:r w:rsidRPr="00F06C9E" w:rsidR="00F06C9E">
          <w:rPr>
            <w:noProof/>
            <w:color w:val="2B579A"/>
            <w:shd w:val="clear" w:color="auto" w:fill="E6E6E6"/>
          </w:rPr>
          <w:t xml:space="preserve"> </w:t>
        </w:r>
        <w:r w:rsidR="00F06C9E">
          <w:rPr>
            <w:noProof/>
            <w:color w:val="2B579A"/>
            <w:shd w:val="clear" w:color="auto" w:fill="E6E6E6"/>
          </w:rPr>
          <w:drawing>
            <wp:inline distT="0" distB="0" distL="0" distR="0" wp14:anchorId="3561ABB7" wp14:editId="2DF55A33">
              <wp:extent cx="5731510" cy="33807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3380740"/>
                      </a:xfrm>
                      <a:prstGeom prst="rect">
                        <a:avLst/>
                      </a:prstGeom>
                    </pic:spPr>
                  </pic:pic>
                </a:graphicData>
              </a:graphic>
            </wp:inline>
          </w:drawing>
        </w:r>
      </w:ins>
    </w:p>
    <w:p w:rsidR="002E5FB2" w:rsidP="0034420A" w:rsidRDefault="0020134F" w14:paraId="7F9F109B" w14:textId="39B8D351">
      <w:r>
        <w:rPr>
          <w:noProof/>
          <w:color w:val="2B579A"/>
          <w:shd w:val="clear" w:color="auto" w:fill="E6E6E6"/>
        </w:rPr>
        <w:lastRenderedPageBreak/>
        <w:drawing>
          <wp:inline distT="0" distB="0" distL="0" distR="0" wp14:anchorId="299E24C2" wp14:editId="6E9B601A">
            <wp:extent cx="6199033" cy="4750130"/>
            <wp:effectExtent l="0" t="0" r="0" b="0"/>
            <wp:docPr id="1482800570"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pic:nvPicPr>
                  <pic:blipFill>
                    <a:blip r:embed="rId26">
                      <a:extLst>
                        <a:ext uri="{28A0092B-C50C-407E-A947-70E740481C1C}">
                          <a14:useLocalDpi xmlns:a14="http://schemas.microsoft.com/office/drawing/2010/main" val="0"/>
                        </a:ext>
                      </a:extLst>
                    </a:blip>
                    <a:stretch>
                      <a:fillRect/>
                    </a:stretch>
                  </pic:blipFill>
                  <pic:spPr>
                    <a:xfrm>
                      <a:off x="0" y="0"/>
                      <a:ext cx="6199033" cy="4750130"/>
                    </a:xfrm>
                    <a:prstGeom prst="rect">
                      <a:avLst/>
                    </a:prstGeom>
                  </pic:spPr>
                </pic:pic>
              </a:graphicData>
            </a:graphic>
          </wp:inline>
        </w:drawing>
      </w:r>
      <w:r>
        <w:br w:type="page"/>
      </w:r>
    </w:p>
    <w:p w:rsidR="00B54067" w:rsidP="0034420A" w:rsidRDefault="00327E98" w14:paraId="43DD0E5B" w14:textId="249F8948">
      <w:pPr>
        <w:pStyle w:val="Heading3"/>
      </w:pPr>
      <w:bookmarkStart w:name="_Toc37764269" w:id="67"/>
      <w:r>
        <w:lastRenderedPageBreak/>
        <w:t>List</w:t>
      </w:r>
      <w:r w:rsidR="00B54067">
        <w:t xml:space="preserve"> collector</w:t>
      </w:r>
      <w:r>
        <w:t>s</w:t>
      </w:r>
      <w:bookmarkEnd w:id="67"/>
    </w:p>
    <w:p w:rsidR="00B54067" w:rsidP="00B54067" w:rsidRDefault="00B54067" w14:paraId="58A85122" w14:textId="4AA51271">
      <w:r>
        <w:t>The admin can only see a collector and cannot add one. Only Partners can add collectors using the collector dashboard.</w:t>
      </w:r>
    </w:p>
    <w:p w:rsidR="00B54067" w:rsidP="00B54067" w:rsidRDefault="00B54067" w14:paraId="39C14EB2" w14:textId="67696561">
      <w:r>
        <w:t>Admin can switch a collector from read only that mean the collector can only login to the system but can’t add applications.</w:t>
      </w:r>
    </w:p>
    <w:p w:rsidR="00B54067" w:rsidP="00B54067" w:rsidRDefault="00B54067" w14:paraId="516331AC" w14:textId="18C3AA60">
      <w:r>
        <w:t>Status field on/off mean the Collector can’t login to the application</w:t>
      </w:r>
      <w:r w:rsidR="0038485F">
        <w:t xml:space="preserve"> if off.</w:t>
      </w:r>
    </w:p>
    <w:p w:rsidR="005D2850" w:rsidP="00B54067" w:rsidRDefault="00B54067" w14:paraId="6302A068" w14:textId="77777777">
      <w:r>
        <w:rPr>
          <w:noProof/>
          <w:color w:val="2B579A"/>
          <w:shd w:val="clear" w:color="auto" w:fill="E6E6E6"/>
        </w:rPr>
        <w:drawing>
          <wp:inline distT="0" distB="0" distL="0" distR="0" wp14:anchorId="3C8FAF2A" wp14:editId="5A495C85">
            <wp:extent cx="6255570" cy="4026626"/>
            <wp:effectExtent l="0" t="0" r="0" b="0"/>
            <wp:docPr id="1234039817"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pic:nvPicPr>
                  <pic:blipFill>
                    <a:blip r:embed="rId27">
                      <a:extLst>
                        <a:ext uri="{28A0092B-C50C-407E-A947-70E740481C1C}">
                          <a14:useLocalDpi xmlns:a14="http://schemas.microsoft.com/office/drawing/2010/main" val="0"/>
                        </a:ext>
                      </a:extLst>
                    </a:blip>
                    <a:stretch>
                      <a:fillRect/>
                    </a:stretch>
                  </pic:blipFill>
                  <pic:spPr>
                    <a:xfrm>
                      <a:off x="0" y="0"/>
                      <a:ext cx="6255570" cy="4026626"/>
                    </a:xfrm>
                    <a:prstGeom prst="rect">
                      <a:avLst/>
                    </a:prstGeom>
                  </pic:spPr>
                </pic:pic>
              </a:graphicData>
            </a:graphic>
          </wp:inline>
        </w:drawing>
      </w:r>
    </w:p>
    <w:p w:rsidR="005D2850" w:rsidRDefault="005D2850" w14:paraId="3C503F58" w14:textId="77777777">
      <w:r>
        <w:br w:type="page"/>
      </w:r>
    </w:p>
    <w:p w:rsidR="005D2850" w:rsidP="0034420A" w:rsidRDefault="005D2850" w14:paraId="71D9D683" w14:textId="5211BF47">
      <w:pPr>
        <w:pStyle w:val="Heading3"/>
      </w:pPr>
      <w:bookmarkStart w:name="_Toc37764270" w:id="68"/>
      <w:r>
        <w:lastRenderedPageBreak/>
        <w:t xml:space="preserve">Application </w:t>
      </w:r>
      <w:r w:rsidR="00E6490F">
        <w:t>List</w:t>
      </w:r>
      <w:bookmarkEnd w:id="68"/>
    </w:p>
    <w:p w:rsidRPr="0034420A" w:rsidR="00242BE6" w:rsidDel="00C7570A" w:rsidRDefault="00C07010" w14:paraId="171105CA" w14:textId="5D19C886">
      <w:pPr>
        <w:rPr>
          <w:del w:author="Microsoft Office User" w:date="2021-07-27T10:49:00Z" w:id="69"/>
          <w:lang w:val="en-US"/>
        </w:rPr>
      </w:pPr>
      <w:ins w:author="Microsoft Office User" w:date="2021-07-27T10:47:00Z" w:id="70">
        <w:r>
          <w:rPr>
            <w:noProof/>
            <w:lang w:val="en-US"/>
          </w:rPr>
          <w:drawing>
            <wp:inline distT="0" distB="0" distL="0" distR="0" wp14:anchorId="0B572BC8" wp14:editId="16C0081C">
              <wp:extent cx="6396355" cy="3818964"/>
              <wp:effectExtent l="0" t="0" r="4445"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8">
                        <a:extLst>
                          <a:ext uri="{28A0092B-C50C-407E-A947-70E740481C1C}">
                            <a14:useLocalDpi xmlns:a14="http://schemas.microsoft.com/office/drawing/2010/main" val="0"/>
                          </a:ext>
                        </a:extLst>
                      </a:blip>
                      <a:stretch>
                        <a:fillRect/>
                      </a:stretch>
                    </pic:blipFill>
                    <pic:spPr>
                      <a:xfrm>
                        <a:off x="0" y="0"/>
                        <a:ext cx="6416432" cy="3830951"/>
                      </a:xfrm>
                      <a:prstGeom prst="rect">
                        <a:avLst/>
                      </a:prstGeom>
                    </pic:spPr>
                  </pic:pic>
                </a:graphicData>
              </a:graphic>
            </wp:inline>
          </w:drawing>
        </w:r>
      </w:ins>
    </w:p>
    <w:p w:rsidR="00242BE6" w:rsidP="00C7570A" w:rsidRDefault="00367031" w14:paraId="01EE1EAC" w14:textId="316A69A4">
      <w:del w:author="Microsoft Office User" w:date="2021-07-27T10:47:00Z" w:id="71">
        <w:r w:rsidDel="00C07010">
          <w:rPr>
            <w:noProof/>
            <w:color w:val="2B579A"/>
            <w:shd w:val="clear" w:color="auto" w:fill="E6E6E6"/>
          </w:rPr>
          <w:drawing>
            <wp:inline distT="0" distB="0" distL="0" distR="0" wp14:anchorId="4960F843" wp14:editId="239B09DE">
              <wp:extent cx="6396686" cy="3526972"/>
              <wp:effectExtent l="0" t="0" r="4445" b="0"/>
              <wp:docPr id="1723157597"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pic:nvPicPr>
                    <pic:blipFill>
                      <a:blip r:embed="rId29">
                        <a:extLst>
                          <a:ext uri="{28A0092B-C50C-407E-A947-70E740481C1C}">
                            <a14:useLocalDpi xmlns:a14="http://schemas.microsoft.com/office/drawing/2010/main" val="0"/>
                          </a:ext>
                        </a:extLst>
                      </a:blip>
                      <a:stretch>
                        <a:fillRect/>
                      </a:stretch>
                    </pic:blipFill>
                    <pic:spPr>
                      <a:xfrm>
                        <a:off x="0" y="0"/>
                        <a:ext cx="6396686" cy="3526972"/>
                      </a:xfrm>
                      <a:prstGeom prst="rect">
                        <a:avLst/>
                      </a:prstGeom>
                    </pic:spPr>
                  </pic:pic>
                </a:graphicData>
              </a:graphic>
            </wp:inline>
          </w:drawing>
        </w:r>
      </w:del>
    </w:p>
    <w:p w:rsidR="00242BE6" w:rsidP="005D2850" w:rsidRDefault="00242BE6" w14:paraId="4212F19F" w14:textId="2A5E9288">
      <w:r>
        <w:t>In this page an admin can see all the applications submitted by all Partner collectors in Realtime.</w:t>
      </w:r>
    </w:p>
    <w:p w:rsidR="00242BE6" w:rsidP="00242BE6" w:rsidRDefault="00242BE6" w14:paraId="68DDDA6A" w14:textId="77777777">
      <w:r>
        <w:t>We can see, by columns, the</w:t>
      </w:r>
    </w:p>
    <w:p w:rsidR="00C07010" w:rsidP="00367031" w:rsidRDefault="00367031" w14:paraId="4C7E1184" w14:textId="77777777">
      <w:pPr>
        <w:pStyle w:val="ListParagraph"/>
        <w:ind w:left="0"/>
        <w:rPr>
          <w:ins w:author="Microsoft Office User" w:date="2021-07-27T10:48:00Z" w:id="72"/>
        </w:rPr>
      </w:pPr>
      <w:r>
        <w:lastRenderedPageBreak/>
        <w:t xml:space="preserve">1- </w:t>
      </w:r>
      <w:r w:rsidR="00242BE6">
        <w:t>Application code</w:t>
      </w:r>
      <w:r w:rsidR="00242BE6">
        <w:br/>
      </w:r>
      <w:r w:rsidR="00242BE6">
        <w:t>-</w:t>
      </w:r>
      <w:r>
        <w:t xml:space="preserve"> Pre-test</w:t>
      </w:r>
      <w:r w:rsidR="00E4547D">
        <w:t xml:space="preserve"> date</w:t>
      </w:r>
      <w:r w:rsidR="00E4547D">
        <w:br/>
      </w:r>
      <w:r w:rsidR="00E4547D">
        <w:t>-</w:t>
      </w:r>
      <w:r>
        <w:t xml:space="preserve"> Post-test</w:t>
      </w:r>
      <w:r w:rsidR="00E4547D">
        <w:t xml:space="preserve"> date</w:t>
      </w:r>
    </w:p>
    <w:p w:rsidR="00E4547D" w:rsidP="00C07010" w:rsidRDefault="00C07010" w14:paraId="2479F810" w14:textId="21E68BB8">
      <w:pPr>
        <w:pStyle w:val="ListParagraph"/>
        <w:ind w:left="0"/>
      </w:pPr>
      <w:ins w:author="Microsoft Office User" w:date="2021-07-27T10:48:00Z" w:id="73">
        <w:r>
          <w:t>- Year</w:t>
        </w:r>
      </w:ins>
      <w:r w:rsidR="00E4547D">
        <w:br/>
      </w:r>
      <w:r w:rsidR="00E4547D">
        <w:t>-</w:t>
      </w:r>
      <w:r w:rsidR="00367031">
        <w:t xml:space="preserve"> Pre-test</w:t>
      </w:r>
      <w:r w:rsidR="00E4547D">
        <w:t xml:space="preserve"> score</w:t>
      </w:r>
      <w:r w:rsidR="00E4547D">
        <w:br/>
      </w:r>
      <w:r w:rsidR="00E4547D">
        <w:t>-</w:t>
      </w:r>
      <w:r w:rsidR="00367031">
        <w:t xml:space="preserve"> </w:t>
      </w:r>
      <w:r w:rsidR="00E4547D">
        <w:t>Post</w:t>
      </w:r>
      <w:r w:rsidR="00367031">
        <w:t>-</w:t>
      </w:r>
      <w:r w:rsidR="00E4547D">
        <w:t>test score</w:t>
      </w:r>
      <w:r w:rsidR="00E4547D">
        <w:br/>
      </w:r>
      <w:r w:rsidR="00E4547D">
        <w:t>-</w:t>
      </w:r>
      <w:r w:rsidR="00367031">
        <w:t xml:space="preserve"> </w:t>
      </w:r>
      <w:r w:rsidR="00E4547D">
        <w:t>Change</w:t>
      </w:r>
      <w:r w:rsidR="00E4547D">
        <w:br/>
      </w:r>
      <w:r w:rsidR="00E4547D">
        <w:t>-</w:t>
      </w:r>
      <w:r w:rsidR="00367031">
        <w:t xml:space="preserve"> </w:t>
      </w:r>
      <w:r w:rsidR="00E4547D">
        <w:t>Governate</w:t>
      </w:r>
      <w:r w:rsidR="00E4547D">
        <w:br/>
      </w:r>
      <w:r w:rsidR="00E4547D">
        <w:t>-</w:t>
      </w:r>
      <w:r w:rsidR="00367031">
        <w:t xml:space="preserve"> </w:t>
      </w:r>
      <w:r w:rsidR="00E4547D">
        <w:t>Partner name</w:t>
      </w:r>
      <w:r w:rsidR="00E4547D">
        <w:br/>
      </w:r>
      <w:r w:rsidR="00E4547D">
        <w:t>-</w:t>
      </w:r>
      <w:r w:rsidR="00367031">
        <w:t xml:space="preserve"> </w:t>
      </w:r>
      <w:r w:rsidR="00E4547D">
        <w:t>Collector/Agent name</w:t>
      </w:r>
      <w:r w:rsidR="00E4547D">
        <w:br/>
      </w:r>
      <w:r w:rsidR="00E4547D">
        <w:t>-</w:t>
      </w:r>
      <w:r w:rsidR="00367031">
        <w:t xml:space="preserve"> </w:t>
      </w:r>
      <w:r w:rsidR="00E4547D">
        <w:t>Application status</w:t>
      </w:r>
      <w:r w:rsidR="00E4547D">
        <w:br/>
      </w:r>
      <w:r w:rsidR="00E4547D">
        <w:t>-</w:t>
      </w:r>
      <w:r w:rsidR="00367031">
        <w:t xml:space="preserve"> </w:t>
      </w:r>
      <w:r w:rsidR="00E4547D">
        <w:t>Action</w:t>
      </w:r>
      <w:r w:rsidR="00367031">
        <w:t>: View application</w:t>
      </w:r>
    </w:p>
    <w:p w:rsidR="00367031" w:rsidP="00367031" w:rsidRDefault="00367031" w14:paraId="61F4138D" w14:textId="6B9EE7E7">
      <w:pPr>
        <w:pStyle w:val="ListParagraph"/>
        <w:ind w:left="0"/>
      </w:pPr>
    </w:p>
    <w:p w:rsidR="00367031" w:rsidP="00367031" w:rsidRDefault="00367031" w14:paraId="4A338766" w14:textId="76DC1B7A">
      <w:pPr>
        <w:pStyle w:val="ListParagraph"/>
        <w:ind w:left="0"/>
      </w:pPr>
      <w:r>
        <w:t>2-Filter application: You can always filter the application by code, pre-test/post-tests date</w:t>
      </w:r>
      <w:r w:rsidR="00F121E8">
        <w:br/>
      </w:r>
    </w:p>
    <w:p w:rsidR="00367031" w:rsidP="00367031" w:rsidRDefault="00367031" w14:paraId="6E3FB165" w14:textId="47F71EF2">
      <w:pPr>
        <w:pStyle w:val="ListParagraph"/>
        <w:ind w:left="0"/>
      </w:pPr>
      <w:r>
        <w:t>3-Dropdown Filter application by Governate, Partner name, Agent/collector name and status</w:t>
      </w:r>
    </w:p>
    <w:p w:rsidR="00367031" w:rsidP="00367031" w:rsidRDefault="00367031" w14:paraId="6E6AF9B6" w14:textId="18FAA61E">
      <w:pPr>
        <w:pStyle w:val="ListParagraph"/>
        <w:ind w:left="0"/>
      </w:pPr>
    </w:p>
    <w:p w:rsidR="00367031" w:rsidP="0034420A" w:rsidRDefault="00367031" w14:paraId="62C38F0F" w14:textId="164F2EDF">
      <w:pPr>
        <w:pStyle w:val="ListParagraph"/>
        <w:ind w:left="0"/>
      </w:pPr>
      <w:r>
        <w:t>4-Export application to excel sheet.</w:t>
      </w:r>
    </w:p>
    <w:p w:rsidR="00482184" w:rsidP="00242BE6" w:rsidRDefault="00482184" w14:paraId="367955D0" w14:textId="2DB224D6">
      <w:pPr>
        <w:pStyle w:val="ListParagraph"/>
        <w:numPr>
          <w:ilvl w:val="0"/>
          <w:numId w:val="24"/>
        </w:numPr>
      </w:pPr>
      <w:r>
        <w:br w:type="page"/>
      </w:r>
    </w:p>
    <w:p w:rsidR="00367031" w:rsidP="0034420A" w:rsidRDefault="00367031" w14:paraId="263BE462" w14:textId="77777777">
      <w:pPr>
        <w:pStyle w:val="ListParagraph"/>
        <w:ind w:left="360"/>
      </w:pPr>
    </w:p>
    <w:p w:rsidR="00970680" w:rsidP="0034420A" w:rsidRDefault="006062E2" w14:paraId="124025FF" w14:textId="5C2B0C83">
      <w:pPr>
        <w:pStyle w:val="Heading3"/>
      </w:pPr>
      <w:bookmarkStart w:name="_Toc37764271" w:id="74"/>
      <w:r>
        <w:t>Change decrease</w:t>
      </w:r>
      <w:bookmarkEnd w:id="74"/>
    </w:p>
    <w:p w:rsidR="006062E2" w:rsidP="006062E2" w:rsidRDefault="006062E2" w14:paraId="7A8BD601" w14:textId="76219D2D">
      <w:pPr>
        <w:rPr>
          <w:lang w:val="en-US"/>
        </w:rPr>
      </w:pPr>
      <w:r>
        <w:rPr>
          <w:lang w:val="en-US"/>
        </w:rPr>
        <w:t>List page</w:t>
      </w:r>
    </w:p>
    <w:p w:rsidR="006062E2" w:rsidP="006062E2" w:rsidRDefault="006062E2" w14:paraId="0297C4A2" w14:textId="060AA9E7">
      <w:pPr>
        <w:rPr>
          <w:lang w:val="en-US"/>
        </w:rPr>
      </w:pPr>
      <w:r w:rsidRPr="7158578B">
        <w:rPr>
          <w:lang w:val="en-US"/>
        </w:rPr>
        <w:t>In this page UNICEF will be communicating with the partner to add more details for the change decrease. Here the system will show all the applications for all partners with Change field is decrease.</w:t>
      </w:r>
    </w:p>
    <w:p w:rsidR="006062E2" w:rsidP="006062E2" w:rsidRDefault="00ED1A83" w14:paraId="605ACF8B" w14:textId="732E0B3B">
      <w:pPr>
        <w:rPr>
          <w:lang w:val="en-US"/>
        </w:rPr>
      </w:pPr>
      <w:r w:rsidRPr="7D6C4BE1">
        <w:rPr>
          <w:lang w:val="en-US"/>
        </w:rPr>
        <w:t xml:space="preserve">1- </w:t>
      </w:r>
      <w:r w:rsidRPr="7D6C4BE1" w:rsidR="00E76E02">
        <w:rPr>
          <w:lang w:val="en-US"/>
        </w:rPr>
        <w:t>Admin can filter the application by code category….</w:t>
      </w:r>
    </w:p>
    <w:p w:rsidRPr="0034420A" w:rsidR="00E76E02" w:rsidP="0034420A" w:rsidRDefault="00E76E02" w14:paraId="279D0115" w14:textId="382E0ABF">
      <w:pPr>
        <w:pStyle w:val="ListParagraph"/>
        <w:numPr>
          <w:ilvl w:val="0"/>
          <w:numId w:val="24"/>
        </w:numPr>
        <w:rPr>
          <w:lang w:val="en-US"/>
        </w:rPr>
      </w:pPr>
      <w:r w:rsidRPr="0034420A">
        <w:rPr>
          <w:lang w:val="en-US"/>
        </w:rPr>
        <w:t>If an application has a reason filled the view button will show</w:t>
      </w:r>
      <w:r w:rsidRPr="0034420A" w:rsidR="00ED1A83">
        <w:rPr>
          <w:lang w:val="en-US"/>
        </w:rPr>
        <w:br/>
      </w:r>
    </w:p>
    <w:p w:rsidRPr="0034420A" w:rsidR="00ED1A83" w:rsidP="0034420A" w:rsidRDefault="00ED1A83" w14:paraId="25BE8ECB" w14:textId="0E906C64">
      <w:pPr>
        <w:rPr>
          <w:lang w:val="en-US"/>
        </w:rPr>
      </w:pPr>
      <w:r>
        <w:rPr>
          <w:lang w:val="en-US"/>
        </w:rPr>
        <w:t>Clicking on the View button it opens the popup in the next screen</w:t>
      </w:r>
    </w:p>
    <w:p w:rsidR="006062E2" w:rsidP="00F121E8" w:rsidRDefault="00A257E8" w14:paraId="3E7E9FFD" w14:textId="437CC632">
      <w:r>
        <w:rPr>
          <w:noProof/>
          <w:color w:val="2B579A"/>
          <w:shd w:val="clear" w:color="auto" w:fill="E6E6E6"/>
        </w:rPr>
        <w:drawing>
          <wp:inline distT="0" distB="0" distL="0" distR="0" wp14:anchorId="24CC3BAA" wp14:editId="48398429">
            <wp:extent cx="6522205" cy="3550722"/>
            <wp:effectExtent l="0" t="0" r="0" b="0"/>
            <wp:docPr id="386973144"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pic:nvPicPr>
                  <pic:blipFill>
                    <a:blip r:embed="rId30">
                      <a:extLst>
                        <a:ext uri="{28A0092B-C50C-407E-A947-70E740481C1C}">
                          <a14:useLocalDpi xmlns:a14="http://schemas.microsoft.com/office/drawing/2010/main" val="0"/>
                        </a:ext>
                      </a:extLst>
                    </a:blip>
                    <a:stretch>
                      <a:fillRect/>
                    </a:stretch>
                  </pic:blipFill>
                  <pic:spPr>
                    <a:xfrm>
                      <a:off x="0" y="0"/>
                      <a:ext cx="6522205" cy="3550722"/>
                    </a:xfrm>
                    <a:prstGeom prst="rect">
                      <a:avLst/>
                    </a:prstGeom>
                  </pic:spPr>
                </pic:pic>
              </a:graphicData>
            </a:graphic>
          </wp:inline>
        </w:drawing>
      </w:r>
    </w:p>
    <w:p w:rsidR="00ED1A83" w:rsidRDefault="00ED1A83" w14:paraId="5F227FA9" w14:textId="77777777">
      <w:r>
        <w:br w:type="page"/>
      </w:r>
    </w:p>
    <w:p w:rsidR="00ED1A83" w:rsidP="00F121E8" w:rsidRDefault="00ED1A83" w14:paraId="71E63648" w14:textId="77777777">
      <w:r>
        <w:rPr>
          <w:noProof/>
          <w:color w:val="2B579A"/>
          <w:shd w:val="clear" w:color="auto" w:fill="E6E6E6"/>
        </w:rPr>
        <w:lastRenderedPageBreak/>
        <w:drawing>
          <wp:inline distT="0" distB="0" distL="0" distR="0" wp14:anchorId="331C3052" wp14:editId="2BE898EF">
            <wp:extent cx="3443605" cy="2289810"/>
            <wp:effectExtent l="0" t="0" r="4445" b="0"/>
            <wp:docPr id="1206008251"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pic:nvPicPr>
                  <pic:blipFill>
                    <a:blip r:embed="rId31">
                      <a:extLst>
                        <a:ext uri="{28A0092B-C50C-407E-A947-70E740481C1C}">
                          <a14:useLocalDpi xmlns:a14="http://schemas.microsoft.com/office/drawing/2010/main" val="0"/>
                        </a:ext>
                      </a:extLst>
                    </a:blip>
                    <a:stretch>
                      <a:fillRect/>
                    </a:stretch>
                  </pic:blipFill>
                  <pic:spPr>
                    <a:xfrm>
                      <a:off x="0" y="0"/>
                      <a:ext cx="3443605" cy="2289810"/>
                    </a:xfrm>
                    <a:prstGeom prst="rect">
                      <a:avLst/>
                    </a:prstGeom>
                  </pic:spPr>
                </pic:pic>
              </a:graphicData>
            </a:graphic>
          </wp:inline>
        </w:drawing>
      </w:r>
    </w:p>
    <w:p w:rsidR="006062E2" w:rsidP="00F121E8" w:rsidRDefault="00ED1A83" w14:paraId="0B4CD6AE" w14:textId="6AD469A8">
      <w:r>
        <w:t>If I click on View the popup will open with the application details</w:t>
      </w:r>
      <w:r>
        <w:br/>
      </w:r>
      <w:r>
        <w:t>1-Application id</w:t>
      </w:r>
      <w:r>
        <w:br/>
      </w:r>
      <w:r>
        <w:t>2-Application reason</w:t>
      </w:r>
      <w:r>
        <w:br/>
      </w:r>
      <w:r>
        <w:t>3-Reason details</w:t>
      </w:r>
    </w:p>
    <w:p w:rsidR="006062E2" w:rsidP="0034420A" w:rsidRDefault="00B80302" w14:paraId="0D8FAEA1" w14:textId="6A7D5FBD">
      <w:pPr>
        <w:pStyle w:val="Heading3"/>
      </w:pPr>
      <w:bookmarkStart w:name="_Toc37764272" w:id="75"/>
      <w:r>
        <w:t>Analytics page (Graphs)</w:t>
      </w:r>
      <w:bookmarkEnd w:id="75"/>
    </w:p>
    <w:p w:rsidR="00B80302" w:rsidP="00F121E8" w:rsidRDefault="00B80302" w14:paraId="66CEB8B7" w14:textId="48E933EF">
      <w:r>
        <w:rPr>
          <w:noProof/>
          <w:color w:val="2B579A"/>
          <w:shd w:val="clear" w:color="auto" w:fill="E6E6E6"/>
        </w:rPr>
        <w:drawing>
          <wp:inline distT="0" distB="0" distL="0" distR="0" wp14:anchorId="0D7D320B" wp14:editId="32CA179C">
            <wp:extent cx="3253839" cy="4811664"/>
            <wp:effectExtent l="0" t="0" r="3810" b="8255"/>
            <wp:docPr id="181977224"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pic:nvPicPr>
                  <pic:blipFill>
                    <a:blip r:embed="rId32">
                      <a:extLst>
                        <a:ext uri="{28A0092B-C50C-407E-A947-70E740481C1C}">
                          <a14:useLocalDpi xmlns:a14="http://schemas.microsoft.com/office/drawing/2010/main" val="0"/>
                        </a:ext>
                      </a:extLst>
                    </a:blip>
                    <a:stretch>
                      <a:fillRect/>
                    </a:stretch>
                  </pic:blipFill>
                  <pic:spPr>
                    <a:xfrm>
                      <a:off x="0" y="0"/>
                      <a:ext cx="3253839" cy="4811664"/>
                    </a:xfrm>
                    <a:prstGeom prst="rect">
                      <a:avLst/>
                    </a:prstGeom>
                  </pic:spPr>
                </pic:pic>
              </a:graphicData>
            </a:graphic>
          </wp:inline>
        </w:drawing>
      </w:r>
    </w:p>
    <w:p w:rsidR="00257DA8" w:rsidP="0034420A" w:rsidRDefault="00257DA8" w14:paraId="357A2560" w14:textId="1F7DE2F9">
      <w:pPr>
        <w:pStyle w:val="Heading4"/>
      </w:pPr>
      <w:r>
        <w:lastRenderedPageBreak/>
        <w:t>Reason for Dropout</w:t>
      </w:r>
      <w:r w:rsidR="001523E0">
        <w:t xml:space="preserve"> per partner</w:t>
      </w:r>
    </w:p>
    <w:p w:rsidR="00257DA8" w:rsidRDefault="00257DA8" w14:paraId="61B607AF" w14:textId="563E3FD7">
      <w:r>
        <w:rPr>
          <w:noProof/>
          <w:color w:val="2B579A"/>
          <w:shd w:val="clear" w:color="auto" w:fill="E6E6E6"/>
        </w:rPr>
        <w:drawing>
          <wp:inline distT="0" distB="0" distL="0" distR="0" wp14:anchorId="457CBB1B" wp14:editId="7DBEFB86">
            <wp:extent cx="5607974" cy="4013860"/>
            <wp:effectExtent l="0" t="0" r="0" b="5715"/>
            <wp:docPr id="88473893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pic:nvPicPr>
                  <pic:blipFill>
                    <a:blip r:embed="rId33">
                      <a:extLst>
                        <a:ext uri="{28A0092B-C50C-407E-A947-70E740481C1C}">
                          <a14:useLocalDpi xmlns:a14="http://schemas.microsoft.com/office/drawing/2010/main" val="0"/>
                        </a:ext>
                      </a:extLst>
                    </a:blip>
                    <a:stretch>
                      <a:fillRect/>
                    </a:stretch>
                  </pic:blipFill>
                  <pic:spPr>
                    <a:xfrm>
                      <a:off x="0" y="0"/>
                      <a:ext cx="5607974" cy="4013860"/>
                    </a:xfrm>
                    <a:prstGeom prst="rect">
                      <a:avLst/>
                    </a:prstGeom>
                  </pic:spPr>
                </pic:pic>
              </a:graphicData>
            </a:graphic>
          </wp:inline>
        </w:drawing>
      </w:r>
    </w:p>
    <w:p w:rsidR="001523E0" w:rsidP="0034420A" w:rsidRDefault="001523E0" w14:paraId="659D3ECC" w14:textId="78FBF701">
      <w:pPr>
        <w:pStyle w:val="Heading4"/>
      </w:pPr>
      <w:r>
        <w:t>Reason for Dropout percentage</w:t>
      </w:r>
    </w:p>
    <w:p w:rsidR="001523E0" w:rsidRDefault="001523E0" w14:paraId="2BF4B3AA" w14:textId="77777777"/>
    <w:p w:rsidR="00690734" w:rsidRDefault="00257DA8" w14:paraId="35A1463D" w14:textId="1C22788F">
      <w:pPr>
        <w:rPr>
          <w:rFonts w:asciiTheme="majorHAnsi" w:hAnsiTheme="majorHAnsi" w:eastAsiaTheme="majorEastAsia" w:cstheme="majorBidi"/>
          <w:color w:val="365F91" w:themeColor="accent1" w:themeShade="BF"/>
          <w:sz w:val="26"/>
          <w:szCs w:val="26"/>
          <w:lang w:val="en-US"/>
        </w:rPr>
      </w:pPr>
      <w:r>
        <w:rPr>
          <w:noProof/>
          <w:color w:val="2B579A"/>
          <w:shd w:val="clear" w:color="auto" w:fill="E6E6E6"/>
        </w:rPr>
        <w:drawing>
          <wp:inline distT="0" distB="0" distL="0" distR="0" wp14:anchorId="7177BBAC" wp14:editId="4FECA7C1">
            <wp:extent cx="5771409" cy="3608758"/>
            <wp:effectExtent l="0" t="0" r="1270" b="0"/>
            <wp:docPr id="1293840817"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pic:nvPicPr>
                  <pic:blipFill>
                    <a:blip r:embed="rId34">
                      <a:extLst>
                        <a:ext uri="{28A0092B-C50C-407E-A947-70E740481C1C}">
                          <a14:useLocalDpi xmlns:a14="http://schemas.microsoft.com/office/drawing/2010/main" val="0"/>
                        </a:ext>
                      </a:extLst>
                    </a:blip>
                    <a:stretch>
                      <a:fillRect/>
                    </a:stretch>
                  </pic:blipFill>
                  <pic:spPr>
                    <a:xfrm>
                      <a:off x="0" y="0"/>
                      <a:ext cx="5771409" cy="3608758"/>
                    </a:xfrm>
                    <a:prstGeom prst="rect">
                      <a:avLst/>
                    </a:prstGeom>
                  </pic:spPr>
                </pic:pic>
              </a:graphicData>
            </a:graphic>
          </wp:inline>
        </w:drawing>
      </w:r>
      <w:r>
        <w:br w:type="page"/>
      </w:r>
    </w:p>
    <w:p w:rsidR="00784CA0" w:rsidP="0034420A" w:rsidRDefault="00784CA0" w14:paraId="55AB3B95" w14:textId="77777777">
      <w:pPr>
        <w:pStyle w:val="Heading4"/>
      </w:pPr>
      <w:r>
        <w:lastRenderedPageBreak/>
        <w:t>How to download a graph or data</w:t>
      </w:r>
    </w:p>
    <w:p w:rsidR="00784CA0" w:rsidP="00784CA0" w:rsidRDefault="00784CA0" w14:paraId="276480BB" w14:textId="01FB2C81">
      <w:pPr>
        <w:rPr>
          <w:lang w:val="en-US"/>
        </w:rPr>
      </w:pPr>
      <w:r>
        <w:rPr>
          <w:lang w:val="en-US"/>
        </w:rPr>
        <w:t>Mouse hover the … button on the top right of the chart like in the picture below and choose image and the extension you want, like JPEG and the graph will be downloaded to your machine.</w:t>
      </w:r>
    </w:p>
    <w:p w:rsidR="00784CA0" w:rsidP="0034420A" w:rsidRDefault="00784CA0" w14:paraId="1BE6FEA6" w14:textId="7F6CD77E">
      <w:pPr>
        <w:rPr>
          <w:lang w:val="en-US"/>
        </w:rPr>
      </w:pPr>
      <w:r>
        <w:rPr>
          <w:noProof/>
          <w:color w:val="2B579A"/>
          <w:shd w:val="clear" w:color="auto" w:fill="E6E6E6"/>
        </w:rPr>
        <w:drawing>
          <wp:inline distT="0" distB="0" distL="0" distR="0" wp14:anchorId="0D93F231" wp14:editId="5A6F8016">
            <wp:extent cx="5731510" cy="2852420"/>
            <wp:effectExtent l="0" t="0" r="2540" b="5080"/>
            <wp:docPr id="1597709004"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pic:nvPicPr>
                  <pic:blipFill>
                    <a:blip r:embed="rId35">
                      <a:extLst>
                        <a:ext uri="{28A0092B-C50C-407E-A947-70E740481C1C}">
                          <a14:useLocalDpi xmlns:a14="http://schemas.microsoft.com/office/drawing/2010/main" val="0"/>
                        </a:ext>
                      </a:extLst>
                    </a:blip>
                    <a:stretch>
                      <a:fillRect/>
                    </a:stretch>
                  </pic:blipFill>
                  <pic:spPr>
                    <a:xfrm>
                      <a:off x="0" y="0"/>
                      <a:ext cx="5731510" cy="2852420"/>
                    </a:xfrm>
                    <a:prstGeom prst="rect">
                      <a:avLst/>
                    </a:prstGeom>
                  </pic:spPr>
                </pic:pic>
              </a:graphicData>
            </a:graphic>
          </wp:inline>
        </w:drawing>
      </w:r>
    </w:p>
    <w:p w:rsidR="00784CA0" w:rsidRDefault="00784CA0" w14:paraId="24266E74" w14:textId="77777777">
      <w:pPr>
        <w:rPr>
          <w:rFonts w:asciiTheme="majorHAnsi" w:hAnsiTheme="majorHAnsi" w:eastAsiaTheme="majorEastAsia" w:cstheme="majorBidi"/>
          <w:color w:val="365F91" w:themeColor="accent1" w:themeShade="BF"/>
          <w:sz w:val="26"/>
          <w:szCs w:val="26"/>
          <w:lang w:val="en-US"/>
        </w:rPr>
      </w:pPr>
      <w:r>
        <w:br w:type="page"/>
      </w:r>
    </w:p>
    <w:p w:rsidR="005D4267" w:rsidP="0034420A" w:rsidRDefault="005D4267" w14:paraId="3F69E8B2" w14:textId="77777777">
      <w:pPr>
        <w:pStyle w:val="Heading2"/>
      </w:pPr>
      <w:bookmarkStart w:name="_Toc37764273" w:id="76"/>
      <w:r>
        <w:lastRenderedPageBreak/>
        <w:t>The Partner Dashboard</w:t>
      </w:r>
      <w:bookmarkEnd w:id="76"/>
    </w:p>
    <w:p w:rsidR="002467EA" w:rsidRDefault="002467EA" w14:paraId="01CDC30C" w14:textId="1B053533">
      <w:r>
        <w:t xml:space="preserve"> As you can see in the screenshot </w:t>
      </w:r>
      <w:r w:rsidR="00B818C2">
        <w:t>below,</w:t>
      </w:r>
      <w:r>
        <w:t xml:space="preserve"> </w:t>
      </w:r>
      <w:r w:rsidR="00BE9561">
        <w:t>partner</w:t>
      </w:r>
      <w:r>
        <w:t xml:space="preserve"> can  see his applications dashboard, the list collectors working for him, and his own graphs and data.</w:t>
      </w:r>
      <w:r w:rsidR="005D4267">
        <w:br/>
      </w:r>
      <w:r w:rsidR="00660445">
        <w:t>From the dashboard he can click on the number to filter an application by its status.</w:t>
      </w:r>
    </w:p>
    <w:p w:rsidR="00B818C2" w:rsidRDefault="002467EA" w14:paraId="6DB02822" w14:textId="77777777">
      <w:r>
        <w:rPr>
          <w:noProof/>
          <w:color w:val="2B579A"/>
          <w:shd w:val="clear" w:color="auto" w:fill="E6E6E6"/>
        </w:rPr>
        <w:drawing>
          <wp:inline distT="0" distB="0" distL="0" distR="0" wp14:anchorId="3B7D999E" wp14:editId="675DCCB0">
            <wp:extent cx="6399556" cy="2914650"/>
            <wp:effectExtent l="0" t="0" r="1270" b="0"/>
            <wp:docPr id="66907439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pic:nvPicPr>
                  <pic:blipFill>
                    <a:blip r:embed="rId36">
                      <a:extLst>
                        <a:ext uri="{28A0092B-C50C-407E-A947-70E740481C1C}">
                          <a14:useLocalDpi xmlns:a14="http://schemas.microsoft.com/office/drawing/2010/main" val="0"/>
                        </a:ext>
                      </a:extLst>
                    </a:blip>
                    <a:stretch>
                      <a:fillRect/>
                    </a:stretch>
                  </pic:blipFill>
                  <pic:spPr>
                    <a:xfrm>
                      <a:off x="0" y="0"/>
                      <a:ext cx="6399556" cy="2914650"/>
                    </a:xfrm>
                    <a:prstGeom prst="rect">
                      <a:avLst/>
                    </a:prstGeom>
                  </pic:spPr>
                </pic:pic>
              </a:graphicData>
            </a:graphic>
          </wp:inline>
        </w:drawing>
      </w:r>
    </w:p>
    <w:p w:rsidR="00B818C2" w:rsidP="00263074" w:rsidRDefault="00263074" w14:paraId="218FE234" w14:textId="4BFCAE24">
      <w:pPr>
        <w:pStyle w:val="Heading3"/>
      </w:pPr>
      <w:bookmarkStart w:name="_Toc37764274" w:id="77"/>
      <w:r>
        <w:t>List partners’ collectors</w:t>
      </w:r>
      <w:bookmarkEnd w:id="77"/>
    </w:p>
    <w:p w:rsidR="00263074" w:rsidRDefault="00263074" w14:paraId="78974A62" w14:textId="43E72D5C">
      <w:r>
        <w:t xml:space="preserve">A partner can see details about his collectors only, can </w:t>
      </w:r>
      <w:r w:rsidR="003208E7">
        <w:t>activate (</w:t>
      </w:r>
      <w:r>
        <w:t xml:space="preserve">so he can login to the solution) or make him read </w:t>
      </w:r>
      <w:proofErr w:type="gramStart"/>
      <w:r>
        <w:t>only(</w:t>
      </w:r>
      <w:proofErr w:type="gramEnd"/>
      <w:r>
        <w:t>Access but can’t submit new applications).</w:t>
      </w:r>
    </w:p>
    <w:p w:rsidR="00263074" w:rsidRDefault="00263074" w14:paraId="6983FC1E" w14:textId="55158B96">
      <w:pPr>
        <w:rPr>
          <w:rFonts w:asciiTheme="majorHAnsi" w:hAnsiTheme="majorHAnsi" w:eastAsiaTheme="majorEastAsia" w:cstheme="majorBidi"/>
          <w:color w:val="365F91" w:themeColor="accent1" w:themeShade="BF"/>
          <w:sz w:val="26"/>
          <w:szCs w:val="26"/>
          <w:lang w:val="en-US"/>
        </w:rPr>
      </w:pPr>
      <w:r>
        <w:rPr>
          <w:noProof/>
          <w:color w:val="2B579A"/>
          <w:shd w:val="clear" w:color="auto" w:fill="E6E6E6"/>
        </w:rPr>
        <w:drawing>
          <wp:inline distT="0" distB="0" distL="0" distR="0" wp14:anchorId="3698CC70" wp14:editId="4ECD9A03">
            <wp:extent cx="6526680" cy="2719450"/>
            <wp:effectExtent l="0" t="0" r="7620" b="5080"/>
            <wp:docPr id="1038205956"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pic:nvPicPr>
                  <pic:blipFill>
                    <a:blip r:embed="rId37">
                      <a:extLst>
                        <a:ext uri="{28A0092B-C50C-407E-A947-70E740481C1C}">
                          <a14:useLocalDpi xmlns:a14="http://schemas.microsoft.com/office/drawing/2010/main" val="0"/>
                        </a:ext>
                      </a:extLst>
                    </a:blip>
                    <a:stretch>
                      <a:fillRect/>
                    </a:stretch>
                  </pic:blipFill>
                  <pic:spPr>
                    <a:xfrm>
                      <a:off x="0" y="0"/>
                      <a:ext cx="6526680" cy="2719450"/>
                    </a:xfrm>
                    <a:prstGeom prst="rect">
                      <a:avLst/>
                    </a:prstGeom>
                  </pic:spPr>
                </pic:pic>
              </a:graphicData>
            </a:graphic>
          </wp:inline>
        </w:drawing>
      </w:r>
    </w:p>
    <w:p w:rsidR="00263074" w:rsidRDefault="00263074" w14:paraId="0933E0F8" w14:textId="77777777">
      <w:pPr>
        <w:rPr>
          <w:rFonts w:asciiTheme="majorHAnsi" w:hAnsiTheme="majorHAnsi" w:eastAsiaTheme="majorEastAsia" w:cstheme="majorBidi"/>
          <w:color w:val="365F91" w:themeColor="accent1" w:themeShade="BF"/>
          <w:sz w:val="26"/>
          <w:szCs w:val="26"/>
          <w:lang w:val="en-US"/>
        </w:rPr>
      </w:pPr>
      <w:r>
        <w:br w:type="page"/>
      </w:r>
    </w:p>
    <w:p w:rsidRPr="002F0B04" w:rsidR="00CD7692" w:rsidP="002F0B04" w:rsidRDefault="00CD7692" w14:paraId="20BF137F" w14:textId="77777777">
      <w:pPr>
        <w:pStyle w:val="Heading3"/>
      </w:pPr>
      <w:bookmarkStart w:name="_Toc37764275" w:id="78"/>
      <w:r w:rsidRPr="002F0B04">
        <w:lastRenderedPageBreak/>
        <w:t>Add Collector</w:t>
      </w:r>
      <w:bookmarkEnd w:id="78"/>
    </w:p>
    <w:p w:rsidR="00643A98" w:rsidP="00CD7692" w:rsidRDefault="00CD7692" w14:paraId="1214FFD2" w14:textId="6EF65940">
      <w:r>
        <w:t>A partner can only add a collector by clicking on Add Collector</w:t>
      </w:r>
      <w:r w:rsidR="00643A98">
        <w:t xml:space="preserve"> button</w:t>
      </w:r>
      <w:r w:rsidR="00092BF7">
        <w:t xml:space="preserve"> </w:t>
      </w:r>
    </w:p>
    <w:p w:rsidR="00092BF7" w:rsidP="00CD7692" w:rsidRDefault="00643A98" w14:paraId="166E9028" w14:textId="7BCAD6A5">
      <w:r>
        <w:rPr>
          <w:noProof/>
          <w:color w:val="2B579A"/>
          <w:shd w:val="clear" w:color="auto" w:fill="E6E6E6"/>
        </w:rPr>
        <w:drawing>
          <wp:inline distT="0" distB="0" distL="0" distR="0" wp14:anchorId="4CAD68FB" wp14:editId="427BBC66">
            <wp:extent cx="6483928" cy="2701636"/>
            <wp:effectExtent l="0" t="0" r="0" b="3810"/>
            <wp:docPr id="35443382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pic:nvPicPr>
                  <pic:blipFill>
                    <a:blip r:embed="rId38">
                      <a:extLst>
                        <a:ext uri="{28A0092B-C50C-407E-A947-70E740481C1C}">
                          <a14:useLocalDpi xmlns:a14="http://schemas.microsoft.com/office/drawing/2010/main" val="0"/>
                        </a:ext>
                      </a:extLst>
                    </a:blip>
                    <a:stretch>
                      <a:fillRect/>
                    </a:stretch>
                  </pic:blipFill>
                  <pic:spPr>
                    <a:xfrm>
                      <a:off x="0" y="0"/>
                      <a:ext cx="6483928" cy="2701636"/>
                    </a:xfrm>
                    <a:prstGeom prst="rect">
                      <a:avLst/>
                    </a:prstGeom>
                  </pic:spPr>
                </pic:pic>
              </a:graphicData>
            </a:graphic>
          </wp:inline>
        </w:drawing>
      </w:r>
    </w:p>
    <w:p w:rsidR="00092BF7" w:rsidP="00CD7692" w:rsidRDefault="00092BF7" w14:paraId="2F997573" w14:textId="3523CEC0">
      <w:r>
        <w:t>It will take you to the screen below where a partner can add the collector details.</w:t>
      </w:r>
    </w:p>
    <w:p w:rsidR="00CD7692" w:rsidP="00CD7692" w:rsidRDefault="00092BF7" w14:paraId="39B6E8C9" w14:textId="678D73ED">
      <w:r>
        <w:rPr>
          <w:noProof/>
          <w:color w:val="2B579A"/>
          <w:shd w:val="clear" w:color="auto" w:fill="E6E6E6"/>
        </w:rPr>
        <w:drawing>
          <wp:inline distT="0" distB="0" distL="0" distR="0" wp14:anchorId="38A53F9D" wp14:editId="32D9E5CC">
            <wp:extent cx="5631191" cy="4512624"/>
            <wp:effectExtent l="0" t="0" r="7620" b="2540"/>
            <wp:docPr id="628143448"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pic:nvPicPr>
                  <pic:blipFill>
                    <a:blip r:embed="rId39">
                      <a:extLst>
                        <a:ext uri="{28A0092B-C50C-407E-A947-70E740481C1C}">
                          <a14:useLocalDpi xmlns:a14="http://schemas.microsoft.com/office/drawing/2010/main" val="0"/>
                        </a:ext>
                      </a:extLst>
                    </a:blip>
                    <a:stretch>
                      <a:fillRect/>
                    </a:stretch>
                  </pic:blipFill>
                  <pic:spPr>
                    <a:xfrm>
                      <a:off x="0" y="0"/>
                      <a:ext cx="5631191" cy="4512624"/>
                    </a:xfrm>
                    <a:prstGeom prst="rect">
                      <a:avLst/>
                    </a:prstGeom>
                  </pic:spPr>
                </pic:pic>
              </a:graphicData>
            </a:graphic>
          </wp:inline>
        </w:drawing>
      </w:r>
      <w:r>
        <w:br w:type="page"/>
      </w:r>
    </w:p>
    <w:p w:rsidR="00040085" w:rsidRDefault="00040085" w14:paraId="7B8FFEAA" w14:textId="77777777">
      <w:r>
        <w:lastRenderedPageBreak/>
        <w:t>The partner can add the collector information, first name last name, email prefix…</w:t>
      </w:r>
    </w:p>
    <w:p w:rsidR="00040085" w:rsidRDefault="00040085" w14:paraId="05870014" w14:textId="77777777">
      <w:r>
        <w:t>The Prefix is very important and it will be used for the application code auto generation.</w:t>
      </w:r>
    </w:p>
    <w:p w:rsidR="00040085" w:rsidRDefault="00040085" w14:paraId="52C23ECD" w14:textId="77777777">
      <w:r>
        <w:t>The email address will be used as username for the collector to connect using the Android application and the collector web version.</w:t>
      </w:r>
    </w:p>
    <w:p w:rsidR="00040085" w:rsidRDefault="00040085" w14:paraId="4A4BE549" w14:textId="3EDF1238">
      <w:pPr>
        <w:rPr>
          <w:rFonts w:asciiTheme="majorHAnsi" w:hAnsiTheme="majorHAnsi" w:eastAsiaTheme="majorEastAsia" w:cstheme="majorBidi"/>
          <w:color w:val="243F60" w:themeColor="accent1" w:themeShade="7F"/>
          <w:sz w:val="24"/>
          <w:szCs w:val="24"/>
        </w:rPr>
      </w:pPr>
      <w:r>
        <w:t>An email will be sent to the collector asking him to set a strong password.</w:t>
      </w:r>
      <w:r w:rsidR="00415905">
        <w:br/>
      </w:r>
      <w:r w:rsidR="00E23DBD">
        <w:rPr>
          <w:rFonts w:asciiTheme="majorHAnsi" w:hAnsiTheme="majorHAnsi" w:eastAsiaTheme="majorEastAsia" w:cstheme="majorBidi"/>
          <w:color w:val="243F60" w:themeColor="accent1" w:themeShade="7F"/>
          <w:sz w:val="24"/>
          <w:szCs w:val="24"/>
        </w:rPr>
        <w:br/>
      </w:r>
      <w:r w:rsidR="00E23DBD">
        <w:rPr>
          <w:rFonts w:asciiTheme="majorHAnsi" w:hAnsiTheme="majorHAnsi" w:eastAsiaTheme="majorEastAsia" w:cstheme="majorBidi"/>
          <w:color w:val="243F60" w:themeColor="accent1" w:themeShade="7F"/>
          <w:sz w:val="24"/>
          <w:szCs w:val="24"/>
        </w:rPr>
        <w:t>Click save to create the collector</w:t>
      </w:r>
    </w:p>
    <w:p w:rsidR="00CD7692" w:rsidP="00CD7692" w:rsidRDefault="00CD7692" w14:paraId="08D1C2D3" w14:textId="1CD8F56C">
      <w:pPr>
        <w:pStyle w:val="Heading3"/>
      </w:pPr>
      <w:bookmarkStart w:name="_Toc37764276" w:id="79"/>
      <w:r>
        <w:t>Applications</w:t>
      </w:r>
      <w:bookmarkEnd w:id="79"/>
    </w:p>
    <w:p w:rsidR="0088486E" w:rsidRDefault="00CD7692" w14:paraId="4E8C2A8D" w14:textId="3C58C557">
      <w:r>
        <w:t>A partner can see and filter the applications submitted by his collectors</w:t>
      </w:r>
      <w:r w:rsidR="003A5193">
        <w:t xml:space="preserve"> only.</w:t>
      </w:r>
      <w:r>
        <w:br/>
      </w:r>
      <w:del w:author="Microsoft Office User" w:date="2021-07-27T11:13:00Z" w:id="80">
        <w:r w:rsidDel="003D528D" w:rsidR="003A5193">
          <w:rPr>
            <w:noProof/>
            <w:color w:val="2B579A"/>
            <w:shd w:val="clear" w:color="auto" w:fill="E6E6E6"/>
          </w:rPr>
          <w:drawing>
            <wp:inline distT="0" distB="0" distL="0" distR="0" wp14:anchorId="56FEA687" wp14:editId="34976E27">
              <wp:extent cx="6483928" cy="3831658"/>
              <wp:effectExtent l="0" t="0" r="0" b="0"/>
              <wp:docPr id="2071108248"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pic:nvPicPr>
                    <pic:blipFill>
                      <a:blip r:embed="rId40">
                        <a:extLst>
                          <a:ext uri="{28A0092B-C50C-407E-A947-70E740481C1C}">
                            <a14:useLocalDpi xmlns:a14="http://schemas.microsoft.com/office/drawing/2010/main" val="0"/>
                          </a:ext>
                        </a:extLst>
                      </a:blip>
                      <a:stretch>
                        <a:fillRect/>
                      </a:stretch>
                    </pic:blipFill>
                    <pic:spPr>
                      <a:xfrm>
                        <a:off x="0" y="0"/>
                        <a:ext cx="6483928" cy="3831658"/>
                      </a:xfrm>
                      <a:prstGeom prst="rect">
                        <a:avLst/>
                      </a:prstGeom>
                    </pic:spPr>
                  </pic:pic>
                </a:graphicData>
              </a:graphic>
            </wp:inline>
          </w:drawing>
        </w:r>
      </w:del>
    </w:p>
    <w:p w:rsidR="0088486E" w:rsidRDefault="003D528D" w14:paraId="553D6AC3" w14:textId="278946DB">
      <w:ins w:author="Microsoft Office User" w:date="2021-07-27T11:14:00Z" w:id="81">
        <w:r>
          <w:rPr>
            <w:noProof/>
          </w:rPr>
          <w:lastRenderedPageBreak/>
          <w:drawing>
            <wp:inline distT="0" distB="0" distL="0" distR="0" wp14:anchorId="58700CE3" wp14:editId="36792CD3">
              <wp:extent cx="6406894" cy="37515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41">
                        <a:extLst>
                          <a:ext uri="{28A0092B-C50C-407E-A947-70E740481C1C}">
                            <a14:useLocalDpi xmlns:a14="http://schemas.microsoft.com/office/drawing/2010/main" val="0"/>
                          </a:ext>
                        </a:extLst>
                      </a:blip>
                      <a:stretch>
                        <a:fillRect/>
                      </a:stretch>
                    </pic:blipFill>
                    <pic:spPr>
                      <a:xfrm>
                        <a:off x="0" y="0"/>
                        <a:ext cx="6428351" cy="3764144"/>
                      </a:xfrm>
                      <a:prstGeom prst="rect">
                        <a:avLst/>
                      </a:prstGeom>
                    </pic:spPr>
                  </pic:pic>
                </a:graphicData>
              </a:graphic>
            </wp:inline>
          </w:drawing>
        </w:r>
      </w:ins>
      <w:r w:rsidR="0088486E">
        <w:br w:type="page"/>
      </w:r>
    </w:p>
    <w:p w:rsidR="00302DEC" w:rsidP="0088486E" w:rsidRDefault="0088486E" w14:paraId="0A2D6188" w14:textId="77777777">
      <w:pPr>
        <w:pStyle w:val="Heading3"/>
      </w:pPr>
      <w:bookmarkStart w:name="_Toc37764277" w:id="82"/>
      <w:r>
        <w:lastRenderedPageBreak/>
        <w:t>View application</w:t>
      </w:r>
      <w:bookmarkEnd w:id="82"/>
    </w:p>
    <w:p w:rsidR="005F588F" w:rsidP="00302DEC" w:rsidRDefault="00302DEC" w14:paraId="670B7531" w14:textId="102313C3">
      <w:r>
        <w:t>A partner can perform couple of actions on the applications</w:t>
      </w:r>
      <w:r w:rsidR="2E4BD4A8">
        <w:t>.</w:t>
      </w:r>
      <w:r w:rsidR="0065450B">
        <w:t xml:space="preserve"> </w:t>
      </w:r>
      <w:proofErr w:type="spellStart"/>
      <w:r w:rsidR="781D5BC5">
        <w:t>H</w:t>
      </w:r>
      <w:r w:rsidR="0065450B">
        <w:t>e</w:t>
      </w:r>
      <w:r w:rsidR="41C6CC28">
        <w:t>/She</w:t>
      </w:r>
      <w:proofErr w:type="spellEnd"/>
      <w:r w:rsidR="0065450B">
        <w:t xml:space="preserve"> can view an application in read-only mode by clicking on the … button at the end of the application.</w:t>
      </w:r>
    </w:p>
    <w:p w:rsidR="002107BB" w:rsidP="00302DEC" w:rsidRDefault="005F588F" w14:paraId="27359413" w14:textId="224C0A88">
      <w:r>
        <w:rPr>
          <w:noProof/>
          <w:color w:val="2B579A"/>
          <w:shd w:val="clear" w:color="auto" w:fill="E6E6E6"/>
        </w:rPr>
        <w:drawing>
          <wp:inline distT="0" distB="0" distL="0" distR="0" wp14:anchorId="5167A149" wp14:editId="43CA95B7">
            <wp:extent cx="5731510" cy="454025"/>
            <wp:effectExtent l="0" t="0" r="2540" b="3175"/>
            <wp:docPr id="207941356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pic:nvPicPr>
                  <pic:blipFill>
                    <a:blip r:embed="rId42">
                      <a:extLst>
                        <a:ext uri="{28A0092B-C50C-407E-A947-70E740481C1C}">
                          <a14:useLocalDpi xmlns:a14="http://schemas.microsoft.com/office/drawing/2010/main" val="0"/>
                        </a:ext>
                      </a:extLst>
                    </a:blip>
                    <a:stretch>
                      <a:fillRect/>
                    </a:stretch>
                  </pic:blipFill>
                  <pic:spPr>
                    <a:xfrm>
                      <a:off x="0" y="0"/>
                      <a:ext cx="5731510" cy="454025"/>
                    </a:xfrm>
                    <a:prstGeom prst="rect">
                      <a:avLst/>
                    </a:prstGeom>
                  </pic:spPr>
                </pic:pic>
              </a:graphicData>
            </a:graphic>
          </wp:inline>
        </w:drawing>
      </w:r>
    </w:p>
    <w:p w:rsidR="002107BB" w:rsidP="002107BB" w:rsidRDefault="002107BB" w14:paraId="5A3CC9B0" w14:textId="132E1179">
      <w:pPr>
        <w:pStyle w:val="Heading3"/>
      </w:pPr>
      <w:bookmarkStart w:name="_Toc37764278" w:id="83"/>
      <w:r>
        <w:t>Transfer application collector</w:t>
      </w:r>
      <w:bookmarkEnd w:id="83"/>
    </w:p>
    <w:p w:rsidRPr="002107BB" w:rsidR="002107BB" w:rsidP="002107BB" w:rsidRDefault="002107BB" w14:paraId="0BD46972" w14:textId="0DC0C572">
      <w:r>
        <w:t xml:space="preserve">A partner can transfer an application ownership from a collector to another only if the application is not “Done”. </w:t>
      </w:r>
    </w:p>
    <w:p w:rsidR="00664B6E" w:rsidP="00843DEF" w:rsidRDefault="002107BB" w14:paraId="62F75477" w14:textId="77777777">
      <w:pPr>
        <w:jc w:val="center"/>
      </w:pPr>
      <w:r>
        <w:rPr>
          <w:noProof/>
          <w:color w:val="2B579A"/>
          <w:shd w:val="clear" w:color="auto" w:fill="E6E6E6"/>
        </w:rPr>
        <w:drawing>
          <wp:inline distT="0" distB="0" distL="0" distR="0" wp14:anchorId="06023E00" wp14:editId="00953162">
            <wp:extent cx="3610099" cy="2686038"/>
            <wp:effectExtent l="0" t="0" r="0" b="635"/>
            <wp:docPr id="1210460582"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pic:nvPicPr>
                  <pic:blipFill>
                    <a:blip r:embed="rId43">
                      <a:extLst>
                        <a:ext uri="{28A0092B-C50C-407E-A947-70E740481C1C}">
                          <a14:useLocalDpi xmlns:a14="http://schemas.microsoft.com/office/drawing/2010/main" val="0"/>
                        </a:ext>
                      </a:extLst>
                    </a:blip>
                    <a:stretch>
                      <a:fillRect/>
                    </a:stretch>
                  </pic:blipFill>
                  <pic:spPr>
                    <a:xfrm>
                      <a:off x="0" y="0"/>
                      <a:ext cx="3610099" cy="2686038"/>
                    </a:xfrm>
                    <a:prstGeom prst="rect">
                      <a:avLst/>
                    </a:prstGeom>
                  </pic:spPr>
                </pic:pic>
              </a:graphicData>
            </a:graphic>
          </wp:inline>
        </w:drawing>
      </w:r>
    </w:p>
    <w:p w:rsidR="00CD7692" w:rsidP="00664B6E" w:rsidRDefault="00664B6E" w14:paraId="088F6C7F" w14:textId="1B0D801F">
      <w:pPr>
        <w:rPr>
          <w:color w:val="365F91" w:themeColor="accent1" w:themeShade="BF"/>
          <w:sz w:val="26"/>
          <w:szCs w:val="26"/>
          <w:lang w:val="en-US"/>
        </w:rPr>
      </w:pPr>
      <w:r>
        <w:t>And select collector name, then click save</w:t>
      </w:r>
      <w:r>
        <w:br/>
      </w:r>
      <w:r>
        <w:rPr>
          <w:noProof/>
          <w:color w:val="2B579A"/>
          <w:shd w:val="clear" w:color="auto" w:fill="E6E6E6"/>
        </w:rPr>
        <w:drawing>
          <wp:inline distT="0" distB="0" distL="0" distR="0" wp14:anchorId="6FF8F103" wp14:editId="0B434C09">
            <wp:extent cx="4443456" cy="2729552"/>
            <wp:effectExtent l="0" t="0" r="0" b="0"/>
            <wp:docPr id="13703808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44">
                      <a:extLst>
                        <a:ext uri="{28A0092B-C50C-407E-A947-70E740481C1C}">
                          <a14:useLocalDpi xmlns:a14="http://schemas.microsoft.com/office/drawing/2010/main" val="0"/>
                        </a:ext>
                      </a:extLst>
                    </a:blip>
                    <a:stretch>
                      <a:fillRect/>
                    </a:stretch>
                  </pic:blipFill>
                  <pic:spPr>
                    <a:xfrm>
                      <a:off x="0" y="0"/>
                      <a:ext cx="4443456" cy="2729552"/>
                    </a:xfrm>
                    <a:prstGeom prst="rect">
                      <a:avLst/>
                    </a:prstGeom>
                  </pic:spPr>
                </pic:pic>
              </a:graphicData>
            </a:graphic>
          </wp:inline>
        </w:drawing>
      </w:r>
      <w:r>
        <w:br w:type="page"/>
      </w:r>
    </w:p>
    <w:p w:rsidR="007D6C2A" w:rsidP="007D6C2A" w:rsidRDefault="007D6C2A" w14:paraId="16F6DAE1" w14:textId="5CEF8F0B">
      <w:pPr>
        <w:pStyle w:val="Heading3"/>
      </w:pPr>
      <w:bookmarkStart w:name="_Toc37764279" w:id="84"/>
      <w:r>
        <w:lastRenderedPageBreak/>
        <w:t>Partner Add Change decrease reason</w:t>
      </w:r>
      <w:bookmarkEnd w:id="84"/>
      <w:r>
        <w:t xml:space="preserve"> </w:t>
      </w:r>
    </w:p>
    <w:p w:rsidRPr="00764DC2" w:rsidR="00764DC2" w:rsidP="00764DC2" w:rsidRDefault="00764DC2" w14:paraId="12A74A06" w14:textId="202CB8E5">
      <w:r>
        <w:t>This page will filter all applications from Change = Decrease</w:t>
      </w:r>
      <w:r>
        <w:br/>
      </w:r>
      <w:commentRangeStart w:id="85"/>
      <w:commentRangeStart w:id="86"/>
      <w:r>
        <w:t xml:space="preserve">A partner can add explanation and the reason by clicking on </w:t>
      </w:r>
      <w:r w:rsidRPr="00764DC2">
        <w:rPr>
          <w:b/>
          <w:bCs/>
          <w:u w:val="single"/>
        </w:rPr>
        <w:t>Edit</w:t>
      </w:r>
      <w:r>
        <w:rPr>
          <w:b/>
          <w:bCs/>
          <w:u w:val="single"/>
        </w:rPr>
        <w:br/>
      </w:r>
      <w:commentRangeEnd w:id="85"/>
      <w:r w:rsidR="00B224E8">
        <w:rPr>
          <w:rStyle w:val="CommentReference"/>
        </w:rPr>
        <w:commentReference w:id="85"/>
      </w:r>
      <w:commentRangeEnd w:id="86"/>
      <w:r w:rsidR="00976093">
        <w:rPr>
          <w:rStyle w:val="CommentReference"/>
        </w:rPr>
        <w:commentReference w:id="86"/>
      </w:r>
      <w:r w:rsidRPr="00764DC2">
        <w:t xml:space="preserve">Can click on </w:t>
      </w:r>
      <w:r w:rsidRPr="00764DC2">
        <w:rPr>
          <w:b/>
          <w:bCs/>
          <w:u w:val="single"/>
        </w:rPr>
        <w:t>Reset</w:t>
      </w:r>
      <w:r w:rsidRPr="00764DC2">
        <w:t xml:space="preserve"> to clear the messages</w:t>
      </w:r>
      <w:r w:rsidRPr="00764DC2">
        <w:br/>
      </w:r>
      <w:r w:rsidRPr="00764DC2">
        <w:t xml:space="preserve">Can click on </w:t>
      </w:r>
      <w:r>
        <w:rPr>
          <w:b/>
          <w:bCs/>
          <w:u w:val="single"/>
        </w:rPr>
        <w:t>Vi</w:t>
      </w:r>
      <w:r w:rsidRPr="00764DC2">
        <w:rPr>
          <w:b/>
          <w:bCs/>
          <w:u w:val="single"/>
        </w:rPr>
        <w:t>ew</w:t>
      </w:r>
      <w:r w:rsidRPr="00764DC2">
        <w:t xml:space="preserve"> to view the message in read only mode.</w:t>
      </w:r>
      <w:r w:rsidR="00D54C6B">
        <w:t xml:space="preserve"> A checkbox of correct sign to indicate that the comment has been added.</w:t>
      </w:r>
    </w:p>
    <w:p w:rsidR="00D54C6B" w:rsidP="00B93FB6" w:rsidRDefault="00764DC2" w14:paraId="077C1EA1" w14:textId="77777777">
      <w:r>
        <w:rPr>
          <w:noProof/>
          <w:color w:val="2B579A"/>
          <w:shd w:val="clear" w:color="auto" w:fill="E6E6E6"/>
        </w:rPr>
        <w:drawing>
          <wp:inline distT="0" distB="0" distL="0" distR="0" wp14:anchorId="10F283FB" wp14:editId="6A52D93C">
            <wp:extent cx="6471392" cy="3716977"/>
            <wp:effectExtent l="0" t="0" r="5715" b="0"/>
            <wp:docPr id="147700670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pic:nvPicPr>
                  <pic:blipFill>
                    <a:blip r:embed="rId45">
                      <a:extLst>
                        <a:ext uri="{28A0092B-C50C-407E-A947-70E740481C1C}">
                          <a14:useLocalDpi xmlns:a14="http://schemas.microsoft.com/office/drawing/2010/main" val="0"/>
                        </a:ext>
                      </a:extLst>
                    </a:blip>
                    <a:stretch>
                      <a:fillRect/>
                    </a:stretch>
                  </pic:blipFill>
                  <pic:spPr>
                    <a:xfrm>
                      <a:off x="0" y="0"/>
                      <a:ext cx="6471392" cy="3716977"/>
                    </a:xfrm>
                    <a:prstGeom prst="rect">
                      <a:avLst/>
                    </a:prstGeom>
                  </pic:spPr>
                </pic:pic>
              </a:graphicData>
            </a:graphic>
          </wp:inline>
        </w:drawing>
      </w:r>
    </w:p>
    <w:p w:rsidR="0058403A" w:rsidRDefault="0058403A" w14:paraId="5434C5BD" w14:textId="77777777">
      <w:pPr>
        <w:rPr>
          <w:rFonts w:asciiTheme="majorHAnsi" w:hAnsiTheme="majorHAnsi" w:eastAsiaTheme="majorEastAsia" w:cstheme="majorBidi"/>
          <w:color w:val="243F60" w:themeColor="accent1" w:themeShade="7F"/>
          <w:sz w:val="24"/>
          <w:szCs w:val="24"/>
        </w:rPr>
      </w:pPr>
      <w:r>
        <w:br w:type="page"/>
      </w:r>
    </w:p>
    <w:p w:rsidR="00D54C6B" w:rsidP="007D6C2A" w:rsidRDefault="00D54C6B" w14:paraId="2FC7473C" w14:textId="1B2384DD">
      <w:pPr>
        <w:pStyle w:val="Heading3"/>
      </w:pPr>
      <w:bookmarkStart w:name="_Toc37764280" w:id="88"/>
      <w:r>
        <w:lastRenderedPageBreak/>
        <w:t>A partner can choose up to two reasons from the list, and write the reason in the box. Then click on submit to send the message.</w:t>
      </w:r>
      <w:r w:rsidR="00262728">
        <w:t xml:space="preserve"> As shown in the popup message below.</w:t>
      </w:r>
      <w:bookmarkEnd w:id="88"/>
    </w:p>
    <w:p w:rsidRPr="00237DC4" w:rsidR="00237DC4" w:rsidP="00237DC4" w:rsidRDefault="00237DC4" w14:paraId="3CACC0F7" w14:textId="77777777"/>
    <w:p w:rsidR="00954D4D" w:rsidP="00B93FB6" w:rsidRDefault="00D54C6B" w14:paraId="4234AD82" w14:textId="77777777">
      <w:r>
        <w:rPr>
          <w:noProof/>
          <w:color w:val="2B579A"/>
          <w:shd w:val="clear" w:color="auto" w:fill="E6E6E6"/>
        </w:rPr>
        <w:drawing>
          <wp:inline distT="0" distB="0" distL="0" distR="0" wp14:anchorId="6B1B9383" wp14:editId="6736152A">
            <wp:extent cx="4073236" cy="3915294"/>
            <wp:effectExtent l="0" t="0" r="3810" b="9525"/>
            <wp:docPr id="101548457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pic:nvPicPr>
                  <pic:blipFill>
                    <a:blip r:embed="rId46">
                      <a:extLst>
                        <a:ext uri="{28A0092B-C50C-407E-A947-70E740481C1C}">
                          <a14:useLocalDpi xmlns:a14="http://schemas.microsoft.com/office/drawing/2010/main" val="0"/>
                        </a:ext>
                      </a:extLst>
                    </a:blip>
                    <a:stretch>
                      <a:fillRect/>
                    </a:stretch>
                  </pic:blipFill>
                  <pic:spPr>
                    <a:xfrm>
                      <a:off x="0" y="0"/>
                      <a:ext cx="4073236" cy="3915294"/>
                    </a:xfrm>
                    <a:prstGeom prst="rect">
                      <a:avLst/>
                    </a:prstGeom>
                  </pic:spPr>
                </pic:pic>
              </a:graphicData>
            </a:graphic>
          </wp:inline>
        </w:drawing>
      </w:r>
    </w:p>
    <w:p w:rsidRPr="00954D4D" w:rsidR="00954D4D" w:rsidP="00954D4D" w:rsidRDefault="00954D4D" w14:paraId="5CB310E5" w14:textId="77777777">
      <w:pPr>
        <w:pStyle w:val="Heading3"/>
      </w:pPr>
      <w:bookmarkStart w:name="_Toc37764281" w:id="89"/>
      <w:r w:rsidRPr="00954D4D">
        <w:t>Analytics</w:t>
      </w:r>
      <w:bookmarkEnd w:id="89"/>
    </w:p>
    <w:p w:rsidR="007D6C2A" w:rsidP="00954D4D" w:rsidRDefault="00954D4D" w14:paraId="64CC465D" w14:textId="0049BAC7">
      <w:r>
        <w:t>Same as the Admin part but the partner can see only his data.</w:t>
      </w:r>
      <w:r w:rsidR="007D6C2A">
        <w:br w:type="page"/>
      </w:r>
    </w:p>
    <w:p w:rsidRPr="007D6C2A" w:rsidR="007D6C2A" w:rsidP="007D6C2A" w:rsidRDefault="007D6C2A" w14:paraId="3F8F966C" w14:textId="77777777"/>
    <w:p w:rsidR="00B818C2" w:rsidP="0034420A" w:rsidRDefault="00B818C2" w14:paraId="070AB547" w14:textId="48A7B4B4">
      <w:pPr>
        <w:pStyle w:val="Heading2"/>
      </w:pPr>
      <w:bookmarkStart w:name="_Toc37764282" w:id="90"/>
      <w:r>
        <w:t>The Collector dashboard</w:t>
      </w:r>
      <w:bookmarkEnd w:id="90"/>
    </w:p>
    <w:p w:rsidR="005B2EE4" w:rsidRDefault="00B818C2" w14:paraId="42C6D26E" w14:textId="78FF8270">
      <w:r>
        <w:t xml:space="preserve">Collector who don’t have Android devices can submit applications using the </w:t>
      </w:r>
      <w:r w:rsidR="00BA7BBE">
        <w:t>web version, login using the same credentials</w:t>
      </w:r>
      <w:r w:rsidR="005B2EE4">
        <w:t xml:space="preserve"> on </w:t>
      </w:r>
      <w:hyperlink r:id="rId47">
        <w:r w:rsidRPr="744081DA" w:rsidR="005B2EE4">
          <w:rPr>
            <w:rStyle w:val="Hyperlink"/>
          </w:rPr>
          <w:t>https://prod.measuringwellbeing.org</w:t>
        </w:r>
      </w:hyperlink>
      <w:r w:rsidR="005B2EE4">
        <w:t xml:space="preserve"> and will be redirected to the collector dashboard where he can see all the applications he submitted.</w:t>
      </w:r>
      <w:r>
        <w:br/>
      </w:r>
      <w:r>
        <w:br/>
      </w:r>
      <w:r w:rsidRPr="744081DA" w:rsidR="001641BF">
        <w:rPr>
          <w:rStyle w:val="Heading3Char"/>
        </w:rPr>
        <w:t>Create Pre-test</w:t>
      </w:r>
    </w:p>
    <w:p w:rsidR="005B2EE4" w:rsidRDefault="005B2EE4" w14:paraId="55FDADB7" w14:textId="256917F6">
      <w:r>
        <w:t>To Add a new application</w:t>
      </w:r>
      <w:r w:rsidR="001641BF">
        <w:t xml:space="preserve"> (Pre-test)</w:t>
      </w:r>
      <w:r>
        <w:t xml:space="preserve">, click on </w:t>
      </w:r>
      <w:r w:rsidRPr="005B2EE4">
        <w:rPr>
          <w:highlight w:val="cyan"/>
        </w:rPr>
        <w:t>+ Add Application</w:t>
      </w:r>
      <w:r>
        <w:t xml:space="preserve"> button</w:t>
      </w:r>
    </w:p>
    <w:p w:rsidR="005B2EE4" w:rsidRDefault="005B2EE4" w14:paraId="2AEACB8B" w14:textId="77777777">
      <w:r>
        <w:rPr>
          <w:noProof/>
          <w:color w:val="2B579A"/>
          <w:shd w:val="clear" w:color="auto" w:fill="E6E6E6"/>
        </w:rPr>
        <w:drawing>
          <wp:inline distT="0" distB="0" distL="0" distR="0" wp14:anchorId="46F7A92D" wp14:editId="1186271C">
            <wp:extent cx="6127669" cy="4325132"/>
            <wp:effectExtent l="0" t="0" r="6985" b="0"/>
            <wp:docPr id="100891060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pic:nvPicPr>
                  <pic:blipFill>
                    <a:blip r:embed="rId48">
                      <a:extLst>
                        <a:ext uri="{28A0092B-C50C-407E-A947-70E740481C1C}">
                          <a14:useLocalDpi xmlns:a14="http://schemas.microsoft.com/office/drawing/2010/main" val="0"/>
                        </a:ext>
                      </a:extLst>
                    </a:blip>
                    <a:stretch>
                      <a:fillRect/>
                    </a:stretch>
                  </pic:blipFill>
                  <pic:spPr>
                    <a:xfrm>
                      <a:off x="0" y="0"/>
                      <a:ext cx="6127669" cy="4325132"/>
                    </a:xfrm>
                    <a:prstGeom prst="rect">
                      <a:avLst/>
                    </a:prstGeom>
                  </pic:spPr>
                </pic:pic>
              </a:graphicData>
            </a:graphic>
          </wp:inline>
        </w:drawing>
      </w:r>
    </w:p>
    <w:p w:rsidR="00F523EB" w:rsidRDefault="005B2EE4" w14:paraId="2A1E3E1E" w14:textId="77777777">
      <w:r>
        <w:t xml:space="preserve">The application section will open with all the </w:t>
      </w:r>
      <w:r w:rsidR="00F523EB">
        <w:t xml:space="preserve">questions needed to be filled in English by default but the collector can switch to Arabic at the top of the page. </w:t>
      </w:r>
    </w:p>
    <w:p w:rsidR="00F523EB" w:rsidRDefault="00F523EB" w14:paraId="0A536DCA" w14:textId="77777777">
      <w:r>
        <w:rPr>
          <w:noProof/>
          <w:color w:val="2B579A"/>
          <w:shd w:val="clear" w:color="auto" w:fill="E6E6E6"/>
        </w:rPr>
        <w:lastRenderedPageBreak/>
        <w:drawing>
          <wp:inline distT="0" distB="0" distL="0" distR="0" wp14:anchorId="133FBE1D" wp14:editId="2000F5DC">
            <wp:extent cx="5937661" cy="6632418"/>
            <wp:effectExtent l="0" t="0" r="6350" b="0"/>
            <wp:docPr id="1129888930"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pic:nvPicPr>
                  <pic:blipFill>
                    <a:blip r:embed="rId49">
                      <a:extLst>
                        <a:ext uri="{28A0092B-C50C-407E-A947-70E740481C1C}">
                          <a14:useLocalDpi xmlns:a14="http://schemas.microsoft.com/office/drawing/2010/main" val="0"/>
                        </a:ext>
                      </a:extLst>
                    </a:blip>
                    <a:stretch>
                      <a:fillRect/>
                    </a:stretch>
                  </pic:blipFill>
                  <pic:spPr>
                    <a:xfrm>
                      <a:off x="0" y="0"/>
                      <a:ext cx="5937661" cy="6632418"/>
                    </a:xfrm>
                    <a:prstGeom prst="rect">
                      <a:avLst/>
                    </a:prstGeom>
                  </pic:spPr>
                </pic:pic>
              </a:graphicData>
            </a:graphic>
          </wp:inline>
        </w:drawing>
      </w:r>
    </w:p>
    <w:p w:rsidR="00F523EB" w:rsidRDefault="00F523EB" w14:paraId="08A88C14" w14:textId="77777777">
      <w:r>
        <w:br w:type="page"/>
      </w:r>
    </w:p>
    <w:p w:rsidR="00F523EB" w:rsidP="00F523EB" w:rsidRDefault="00F523EB" w14:paraId="7623A122" w14:textId="77777777">
      <w:pPr>
        <w:jc w:val="center"/>
      </w:pPr>
      <w:r>
        <w:lastRenderedPageBreak/>
        <w:t>The Collector has the consent to move forward with the application</w:t>
      </w:r>
      <w:r>
        <w:rPr>
          <w:noProof/>
          <w:color w:val="2B579A"/>
          <w:shd w:val="clear" w:color="auto" w:fill="E6E6E6"/>
        </w:rPr>
        <w:drawing>
          <wp:inline distT="0" distB="0" distL="0" distR="0" wp14:anchorId="2945A896" wp14:editId="4CF6FC83">
            <wp:extent cx="4007362" cy="6935189"/>
            <wp:effectExtent l="0" t="0" r="0" b="0"/>
            <wp:docPr id="930577761"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pic:nvPicPr>
                  <pic:blipFill>
                    <a:blip r:embed="rId50">
                      <a:extLst>
                        <a:ext uri="{28A0092B-C50C-407E-A947-70E740481C1C}">
                          <a14:useLocalDpi xmlns:a14="http://schemas.microsoft.com/office/drawing/2010/main" val="0"/>
                        </a:ext>
                      </a:extLst>
                    </a:blip>
                    <a:stretch>
                      <a:fillRect/>
                    </a:stretch>
                  </pic:blipFill>
                  <pic:spPr>
                    <a:xfrm>
                      <a:off x="0" y="0"/>
                      <a:ext cx="4007362" cy="6935189"/>
                    </a:xfrm>
                    <a:prstGeom prst="rect">
                      <a:avLst/>
                    </a:prstGeom>
                  </pic:spPr>
                </pic:pic>
              </a:graphicData>
            </a:graphic>
          </wp:inline>
        </w:drawing>
      </w:r>
      <w:r>
        <w:rPr>
          <w:noProof/>
          <w:color w:val="2B579A"/>
          <w:shd w:val="clear" w:color="auto" w:fill="E6E6E6"/>
        </w:rPr>
        <w:lastRenderedPageBreak/>
        <w:drawing>
          <wp:inline distT="0" distB="0" distL="0" distR="0" wp14:anchorId="6820895C" wp14:editId="1F9BD058">
            <wp:extent cx="4638674" cy="5381624"/>
            <wp:effectExtent l="0" t="0" r="9525" b="9525"/>
            <wp:docPr id="2055875015"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pic:nvPicPr>
                  <pic:blipFill>
                    <a:blip r:embed="rId51">
                      <a:extLst>
                        <a:ext uri="{28A0092B-C50C-407E-A947-70E740481C1C}">
                          <a14:useLocalDpi xmlns:a14="http://schemas.microsoft.com/office/drawing/2010/main" val="0"/>
                        </a:ext>
                      </a:extLst>
                    </a:blip>
                    <a:stretch>
                      <a:fillRect/>
                    </a:stretch>
                  </pic:blipFill>
                  <pic:spPr>
                    <a:xfrm>
                      <a:off x="0" y="0"/>
                      <a:ext cx="4638674" cy="5381624"/>
                    </a:xfrm>
                    <a:prstGeom prst="rect">
                      <a:avLst/>
                    </a:prstGeom>
                  </pic:spPr>
                </pic:pic>
              </a:graphicData>
            </a:graphic>
          </wp:inline>
        </w:drawing>
      </w:r>
    </w:p>
    <w:p w:rsidR="00F523EB" w:rsidP="00F523EB" w:rsidRDefault="00F523EB" w14:paraId="7B21BEC3" w14:textId="77777777">
      <w:r>
        <w:t xml:space="preserve">When all the information is filled and </w:t>
      </w:r>
      <w:proofErr w:type="gramStart"/>
      <w:r>
        <w:t>valid</w:t>
      </w:r>
      <w:proofErr w:type="gramEnd"/>
      <w:r>
        <w:t xml:space="preserve"> he can </w:t>
      </w:r>
    </w:p>
    <w:p w:rsidRPr="00F523EB" w:rsidR="005D4267" w:rsidP="00F523EB" w:rsidRDefault="00F523EB" w14:paraId="61B346A6" w14:textId="63A2D20E">
      <w:r>
        <w:t xml:space="preserve">1-Submit the application </w:t>
      </w:r>
      <w:r>
        <w:br/>
      </w:r>
      <w:r>
        <w:t>or</w:t>
      </w:r>
      <w:r>
        <w:br/>
      </w:r>
      <w:r>
        <w:t>2-Save the application to submit it later.</w:t>
      </w:r>
      <w:r w:rsidR="005D4267">
        <w:br w:type="page"/>
      </w:r>
    </w:p>
    <w:p w:rsidR="00C21D96" w:rsidP="00326B3A" w:rsidRDefault="00C21D96" w14:paraId="12570C59" w14:textId="77777777">
      <w:pPr>
        <w:pStyle w:val="Heading3"/>
      </w:pPr>
      <w:bookmarkStart w:name="_Toc37764283" w:id="91"/>
      <w:r>
        <w:lastRenderedPageBreak/>
        <w:t>Create Post-test</w:t>
      </w:r>
      <w:bookmarkEnd w:id="91"/>
    </w:p>
    <w:p w:rsidR="00C21D96" w:rsidP="00774894" w:rsidRDefault="00C21D96" w14:paraId="58FC2897" w14:textId="1594EDA3">
      <w:r>
        <w:t xml:space="preserve">After the successful submission of the application you will be redirected to the Collector dashboard, the newly created application will be at the top. The Status will be </w:t>
      </w:r>
      <w:proofErr w:type="spellStart"/>
      <w:r>
        <w:t>Post test</w:t>
      </w:r>
      <w:proofErr w:type="spellEnd"/>
      <w:r>
        <w:t>. To create a post test, click on the “…” button as per the screenshot below and click on the “</w:t>
      </w:r>
      <w:r w:rsidRPr="00C21D96">
        <w:rPr>
          <w:b/>
          <w:bCs/>
        </w:rPr>
        <w:t>Post Test</w:t>
      </w:r>
      <w:r>
        <w:t xml:space="preserve">” link. You can also see the application Pre-test values by clicking on </w:t>
      </w:r>
      <w:r w:rsidRPr="00C21D96">
        <w:rPr>
          <w:b/>
          <w:bCs/>
        </w:rPr>
        <w:t>View</w:t>
      </w:r>
      <w:r>
        <w:t>.</w:t>
      </w:r>
      <w:r>
        <w:br/>
      </w:r>
      <w:r>
        <w:t>Repeat the same scenario as the previous pre-test</w:t>
      </w:r>
    </w:p>
    <w:p w:rsidR="00C21D96" w:rsidP="00784B7B" w:rsidRDefault="00C21D96" w14:paraId="32E08640" w14:textId="77777777">
      <w:r>
        <w:rPr>
          <w:noProof/>
          <w:color w:val="2B579A"/>
          <w:shd w:val="clear" w:color="auto" w:fill="E6E6E6"/>
        </w:rPr>
        <w:drawing>
          <wp:inline distT="0" distB="0" distL="0" distR="0" wp14:anchorId="231EC905" wp14:editId="27ADBC59">
            <wp:extent cx="6444417" cy="3123210"/>
            <wp:effectExtent l="0" t="0" r="0" b="1270"/>
            <wp:docPr id="815478818"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pic:nvPicPr>
                  <pic:blipFill>
                    <a:blip r:embed="rId52">
                      <a:extLst>
                        <a:ext uri="{28A0092B-C50C-407E-A947-70E740481C1C}">
                          <a14:useLocalDpi xmlns:a14="http://schemas.microsoft.com/office/drawing/2010/main" val="0"/>
                        </a:ext>
                      </a:extLst>
                    </a:blip>
                    <a:stretch>
                      <a:fillRect/>
                    </a:stretch>
                  </pic:blipFill>
                  <pic:spPr>
                    <a:xfrm>
                      <a:off x="0" y="0"/>
                      <a:ext cx="6444417" cy="3123210"/>
                    </a:xfrm>
                    <a:prstGeom prst="rect">
                      <a:avLst/>
                    </a:prstGeom>
                  </pic:spPr>
                </pic:pic>
              </a:graphicData>
            </a:graphic>
          </wp:inline>
        </w:drawing>
      </w:r>
    </w:p>
    <w:p w:rsidR="00C21D96" w:rsidP="00C21D96" w:rsidRDefault="00C21D96" w14:paraId="72C4EE99" w14:textId="77777777">
      <w:pPr>
        <w:pStyle w:val="Heading3"/>
      </w:pPr>
    </w:p>
    <w:p w:rsidR="00774894" w:rsidP="00C21D96" w:rsidRDefault="00774894" w14:paraId="78D757BC" w14:textId="77777777">
      <w:pPr>
        <w:pStyle w:val="Heading3"/>
      </w:pPr>
    </w:p>
    <w:p w:rsidR="00774894" w:rsidP="00774894" w:rsidRDefault="00C21D96" w14:paraId="6273A233" w14:textId="13A9EC35">
      <w:r>
        <w:t xml:space="preserve">In </w:t>
      </w:r>
      <w:proofErr w:type="spellStart"/>
      <w:r>
        <w:t>post test</w:t>
      </w:r>
      <w:proofErr w:type="spellEnd"/>
      <w:r>
        <w:t xml:space="preserve"> we have extra steps and to process we need to make sure to put a value to </w:t>
      </w:r>
      <w:r w:rsidR="00774894">
        <w:t>Dropout reason and values to the number of total and attended hours.</w:t>
      </w:r>
    </w:p>
    <w:p w:rsidR="00774894" w:rsidP="00774894" w:rsidRDefault="00774894" w14:paraId="276DA1C9" w14:textId="33E46FE7"/>
    <w:p w:rsidRPr="00774894" w:rsidR="00774894" w:rsidP="00774894" w:rsidRDefault="00774894" w14:paraId="5DA5C4E0" w14:textId="4F1C81BC">
      <w:r>
        <w:t>For a normal flow you should select “</w:t>
      </w:r>
      <w:r w:rsidRPr="00774894">
        <w:rPr>
          <w:b/>
          <w:bCs/>
        </w:rPr>
        <w:t>Did not dropout</w:t>
      </w:r>
      <w:r>
        <w:t>”</w:t>
      </w:r>
    </w:p>
    <w:p w:rsidR="00BF25C3" w:rsidP="00784B7B" w:rsidRDefault="00774894" w14:paraId="1E5847A8" w14:textId="77777777">
      <w:r>
        <w:rPr>
          <w:noProof/>
          <w:color w:val="2B579A"/>
          <w:shd w:val="clear" w:color="auto" w:fill="E6E6E6"/>
        </w:rPr>
        <w:lastRenderedPageBreak/>
        <w:drawing>
          <wp:inline distT="0" distB="0" distL="0" distR="0" wp14:anchorId="30051DDF" wp14:editId="63C88033">
            <wp:extent cx="4781548" cy="3514725"/>
            <wp:effectExtent l="0" t="0" r="0" b="9525"/>
            <wp:docPr id="401138326"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pic:nvPicPr>
                  <pic:blipFill>
                    <a:blip r:embed="rId53">
                      <a:extLst>
                        <a:ext uri="{28A0092B-C50C-407E-A947-70E740481C1C}">
                          <a14:useLocalDpi xmlns:a14="http://schemas.microsoft.com/office/drawing/2010/main" val="0"/>
                        </a:ext>
                      </a:extLst>
                    </a:blip>
                    <a:stretch>
                      <a:fillRect/>
                    </a:stretch>
                  </pic:blipFill>
                  <pic:spPr>
                    <a:xfrm>
                      <a:off x="0" y="0"/>
                      <a:ext cx="4781548" cy="3514725"/>
                    </a:xfrm>
                    <a:prstGeom prst="rect">
                      <a:avLst/>
                    </a:prstGeom>
                  </pic:spPr>
                </pic:pic>
              </a:graphicData>
            </a:graphic>
          </wp:inline>
        </w:drawing>
      </w:r>
    </w:p>
    <w:p w:rsidR="00BF25C3" w:rsidP="00784B7B" w:rsidRDefault="00BF25C3" w14:paraId="184FAB6E" w14:textId="77777777">
      <w:r>
        <w:t>After the submit the application status will become Done with a date and score</w:t>
      </w:r>
    </w:p>
    <w:p w:rsidR="00C21D96" w:rsidP="00784B7B" w:rsidRDefault="00BF25C3" w14:paraId="2668B7D3" w14:textId="47C2C1BF">
      <w:pPr>
        <w:rPr>
          <w:sz w:val="32"/>
          <w:szCs w:val="32"/>
        </w:rPr>
      </w:pPr>
      <w:r>
        <w:rPr>
          <w:noProof/>
          <w:color w:val="2B579A"/>
          <w:shd w:val="clear" w:color="auto" w:fill="E6E6E6"/>
        </w:rPr>
        <w:drawing>
          <wp:inline distT="0" distB="0" distL="0" distR="0" wp14:anchorId="158F9076" wp14:editId="038DE1F6">
            <wp:extent cx="6642938" cy="439387"/>
            <wp:effectExtent l="0" t="0" r="0" b="0"/>
            <wp:docPr id="1960654716"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pic:nvPicPr>
                  <pic:blipFill>
                    <a:blip r:embed="rId54">
                      <a:extLst>
                        <a:ext uri="{28A0092B-C50C-407E-A947-70E740481C1C}">
                          <a14:useLocalDpi xmlns:a14="http://schemas.microsoft.com/office/drawing/2010/main" val="0"/>
                        </a:ext>
                      </a:extLst>
                    </a:blip>
                    <a:stretch>
                      <a:fillRect/>
                    </a:stretch>
                  </pic:blipFill>
                  <pic:spPr>
                    <a:xfrm>
                      <a:off x="0" y="0"/>
                      <a:ext cx="6642938" cy="439387"/>
                    </a:xfrm>
                    <a:prstGeom prst="rect">
                      <a:avLst/>
                    </a:prstGeom>
                  </pic:spPr>
                </pic:pic>
              </a:graphicData>
            </a:graphic>
          </wp:inline>
        </w:drawing>
      </w:r>
      <w:r>
        <w:br w:type="page"/>
      </w:r>
    </w:p>
    <w:p w:rsidR="00803DED" w:rsidP="0034420A" w:rsidRDefault="006542D8" w14:paraId="516FCF99" w14:textId="2C391F0B">
      <w:pPr>
        <w:pStyle w:val="Heading1"/>
      </w:pPr>
      <w:bookmarkStart w:name="_Toc37764284" w:id="92"/>
      <w:r>
        <w:lastRenderedPageBreak/>
        <w:t xml:space="preserve">The </w:t>
      </w:r>
      <w:r w:rsidRPr="0034420A" w:rsidR="00CF3921">
        <w:t>Android app</w:t>
      </w:r>
      <w:bookmarkEnd w:id="92"/>
      <w:r w:rsidR="00803DED">
        <w:t xml:space="preserve"> </w:t>
      </w:r>
      <w:r w:rsidR="003D7E24">
        <w:br/>
      </w:r>
    </w:p>
    <w:p w:rsidR="0088523D" w:rsidDel="009374CF" w:rsidP="0034420A" w:rsidRDefault="00803DED" w14:paraId="475A77AA" w14:textId="64A3D0F6">
      <w:pPr>
        <w:pStyle w:val="Heading2"/>
      </w:pPr>
      <w:bookmarkStart w:name="_Toc37764285" w:id="93"/>
      <w:r w:rsidRPr="00E7748D">
        <w:t>How to Create an application as a Collector step by step</w:t>
      </w:r>
      <w:bookmarkEnd w:id="93"/>
      <w:r w:rsidR="00CF3921">
        <w:br/>
      </w:r>
    </w:p>
    <w:tbl>
      <w:tblPr>
        <w:tblStyle w:val="TableGrid"/>
        <w:tblW w:w="0" w:type="auto"/>
        <w:tblLook w:val="04A0" w:firstRow="1" w:lastRow="0" w:firstColumn="1" w:lastColumn="0" w:noHBand="0" w:noVBand="1"/>
      </w:tblPr>
      <w:tblGrid>
        <w:gridCol w:w="937"/>
        <w:gridCol w:w="1989"/>
        <w:gridCol w:w="6090"/>
      </w:tblGrid>
      <w:tr w:rsidR="00DA5E70" w:rsidTr="4F340F6E" w14:paraId="73BDFB7D" w14:textId="77777777">
        <w:tc>
          <w:tcPr>
            <w:tcW w:w="1282" w:type="dxa"/>
            <w:tcMar/>
          </w:tcPr>
          <w:p w:rsidRPr="00467FF9" w:rsidR="00DA5E70" w:rsidP="00467FF9" w:rsidRDefault="000B014F" w14:paraId="3EBE9D0A" w14:textId="658F0FC3">
            <w:pPr>
              <w:rPr>
                <w:rStyle w:val="IntenseReference"/>
              </w:rPr>
            </w:pPr>
            <w:r w:rsidRPr="00467FF9">
              <w:rPr>
                <w:rStyle w:val="IntenseReference"/>
              </w:rPr>
              <w:t>Steps</w:t>
            </w:r>
          </w:p>
        </w:tc>
        <w:tc>
          <w:tcPr>
            <w:tcW w:w="3007" w:type="dxa"/>
            <w:tcMar/>
          </w:tcPr>
          <w:p w:rsidRPr="00467FF9" w:rsidR="00DA5E70" w:rsidP="00467FF9" w:rsidRDefault="000B014F" w14:paraId="62061B16" w14:textId="41AB4FBB">
            <w:pPr>
              <w:rPr>
                <w:rStyle w:val="IntenseReference"/>
              </w:rPr>
            </w:pPr>
            <w:r w:rsidRPr="00467FF9">
              <w:rPr>
                <w:rStyle w:val="IntenseReference"/>
              </w:rPr>
              <w:t>Screen</w:t>
            </w:r>
          </w:p>
        </w:tc>
        <w:tc>
          <w:tcPr>
            <w:tcW w:w="4727" w:type="dxa"/>
            <w:tcMar/>
          </w:tcPr>
          <w:p w:rsidRPr="00467FF9" w:rsidR="00DA5E70" w:rsidP="00467FF9" w:rsidRDefault="000B014F" w14:paraId="1F49F80E" w14:textId="7EAC7E66">
            <w:pPr>
              <w:rPr>
                <w:rStyle w:val="IntenseReference"/>
              </w:rPr>
            </w:pPr>
            <w:r w:rsidRPr="00467FF9">
              <w:rPr>
                <w:rStyle w:val="IntenseReference"/>
              </w:rPr>
              <w:t>Description</w:t>
            </w:r>
          </w:p>
        </w:tc>
      </w:tr>
      <w:tr w:rsidR="00DA5E70" w:rsidTr="4F340F6E" w14:paraId="075B1077" w14:textId="77777777">
        <w:tc>
          <w:tcPr>
            <w:tcW w:w="1282" w:type="dxa"/>
            <w:tcMar/>
          </w:tcPr>
          <w:p w:rsidR="00DA5E70" w:rsidP="00467FF9" w:rsidRDefault="00DA5E70" w14:paraId="2EBC290C" w14:textId="043F2D46">
            <w:pPr>
              <w:rPr>
                <w:noProof/>
              </w:rPr>
            </w:pPr>
            <w:r>
              <w:rPr>
                <w:noProof/>
              </w:rPr>
              <w:t>1-The login screen</w:t>
            </w:r>
          </w:p>
        </w:tc>
        <w:tc>
          <w:tcPr>
            <w:tcW w:w="3007" w:type="dxa"/>
            <w:tcMar/>
          </w:tcPr>
          <w:p w:rsidR="00DA5E70" w:rsidP="0034420A" w:rsidRDefault="00DA5E70" w14:paraId="5A65D269" w14:textId="319B5297">
            <w:r>
              <w:rPr>
                <w:noProof/>
                <w:color w:val="2B579A"/>
                <w:shd w:val="clear" w:color="auto" w:fill="E6E6E6"/>
              </w:rPr>
              <w:drawing>
                <wp:inline distT="0" distB="0" distL="0" distR="0" wp14:anchorId="6CA7EA82" wp14:editId="3D646D15">
                  <wp:extent cx="1480820" cy="2992278"/>
                  <wp:effectExtent l="0" t="0" r="5080" b="0"/>
                  <wp:docPr id="93834794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pic:nvPicPr>
                        <pic:blipFill>
                          <a:blip r:embed="rId55">
                            <a:extLst>
                              <a:ext uri="{28A0092B-C50C-407E-A947-70E740481C1C}">
                                <a14:useLocalDpi xmlns:a14="http://schemas.microsoft.com/office/drawing/2010/main" val="0"/>
                              </a:ext>
                            </a:extLst>
                          </a:blip>
                          <a:stretch>
                            <a:fillRect/>
                          </a:stretch>
                        </pic:blipFill>
                        <pic:spPr>
                          <a:xfrm>
                            <a:off x="0" y="0"/>
                            <a:ext cx="1480820" cy="2992278"/>
                          </a:xfrm>
                          <a:prstGeom prst="rect">
                            <a:avLst/>
                          </a:prstGeom>
                        </pic:spPr>
                      </pic:pic>
                    </a:graphicData>
                  </a:graphic>
                </wp:inline>
              </w:drawing>
            </w:r>
          </w:p>
        </w:tc>
        <w:tc>
          <w:tcPr>
            <w:tcW w:w="4727" w:type="dxa"/>
            <w:tcMar/>
          </w:tcPr>
          <w:p w:rsidR="00950B3E" w:rsidP="00950B3E" w:rsidRDefault="00DA5E70" w14:paraId="54CDD5DE" w14:textId="4FC4C60C">
            <w:pPr>
              <w:rPr>
                <w:color w:val="000000"/>
              </w:rPr>
            </w:pPr>
            <w:r>
              <w:t>Download and install on Android phones from this link</w:t>
            </w:r>
            <w:r>
              <w:br/>
            </w:r>
            <w:r w:rsidR="00625D18">
              <w:fldChar w:fldCharType="begin"/>
            </w:r>
            <w:ins w:author="Microsoft Office User" w:date="2021-07-27T11:17:00Z" w:id="94">
              <w:r w:rsidR="0069123A">
                <w:instrText>HYPERLINK "https://measuringwellbeing.org/apk/sdq-10.apk"</w:instrText>
              </w:r>
            </w:ins>
            <w:del w:author="Microsoft Office User" w:date="2021-07-27T11:17:00Z" w:id="95">
              <w:r w:rsidDel="0069123A" w:rsidR="00625D18">
                <w:delInstrText xml:space="preserve"> HYPERLINK "https://measuringwellbeing.org/apk/sdq.apk" </w:delInstrText>
              </w:r>
            </w:del>
            <w:r w:rsidR="00625D18">
              <w:fldChar w:fldCharType="separate"/>
            </w:r>
            <w:del w:author="Microsoft Office User" w:date="2021-07-27T11:17:00Z" w:id="96">
              <w:r w:rsidDel="0069123A" w:rsidR="00950B3E">
                <w:rPr>
                  <w:rStyle w:val="Hyperlink"/>
                </w:rPr>
                <w:delText>https://measuringwellbeing.org/apk/sdq.apk</w:delText>
              </w:r>
            </w:del>
            <w:ins w:author="Microsoft Office User" w:date="2021-07-27T11:17:00Z" w:id="97">
              <w:r w:rsidR="0069123A">
                <w:rPr>
                  <w:rStyle w:val="Hyperlink"/>
                </w:rPr>
                <w:t>https://measuringwellbeing.org/apk/sdq-10.apk</w:t>
              </w:r>
            </w:ins>
            <w:r w:rsidR="00625D18">
              <w:rPr>
                <w:rStyle w:val="Hyperlink"/>
              </w:rPr>
              <w:fldChar w:fldCharType="end"/>
            </w:r>
          </w:p>
          <w:p w:rsidR="00DA5E70" w:rsidP="0088523D" w:rsidRDefault="00DA5E70" w14:paraId="6CA7C5B4" w14:textId="2CB9E959"/>
          <w:p w:rsidR="00DA5E70" w:rsidP="4F340F6E" w:rsidRDefault="00DA5E70" w14:paraId="7B587370" w14:textId="77777777">
            <w:pPr>
              <w:tabs>
                <w:tab w:val="left" w:pos="2534"/>
              </w:tabs>
              <w:rPr>
                <w:rFonts w:ascii="Times New Roman" w:hAnsi="Times New Roman" w:cs="Times New Roman"/>
                <w:sz w:val="24"/>
                <w:szCs w:val="24"/>
              </w:rPr>
            </w:pPr>
            <w:r w:rsidRPr="4F340F6E" w:rsidR="00DA5E70">
              <w:rPr>
                <w:rFonts w:ascii="Times New Roman" w:hAnsi="Times New Roman" w:cs="Times New Roman"/>
                <w:sz w:val="24"/>
                <w:szCs w:val="24"/>
              </w:rPr>
              <w:t xml:space="preserve">Click on the application icon </w:t>
            </w:r>
            <w:r w:rsidR="00DA5E70">
              <w:drawing>
                <wp:inline wp14:editId="2146BCB6" wp14:anchorId="471BB211">
                  <wp:extent cx="304800" cy="304800"/>
                  <wp:effectExtent l="0" t="0" r="0" b="0"/>
                  <wp:docPr id="40" name="Picture 40" title=""/>
                  <wp:cNvGraphicFramePr>
                    <a:graphicFrameLocks noChangeAspect="1"/>
                  </wp:cNvGraphicFramePr>
                  <a:graphic>
                    <a:graphicData uri="http://schemas.openxmlformats.org/drawingml/2006/picture">
                      <pic:pic>
                        <pic:nvPicPr>
                          <pic:cNvPr id="0" name="Picture 40"/>
                          <pic:cNvPicPr/>
                        </pic:nvPicPr>
                        <pic:blipFill>
                          <a:blip r:embed="R042425631d4d4df8">
                            <a:extLst xmlns:a="http://schemas.openxmlformats.org/drawingml/2006/main">
                              <a:ext uri="{28A0092B-C50C-407E-A947-70E740481C1C}">
                                <a14:useLocalDpi xmlns:a14="http://schemas.microsoft.com/office/drawing/2010/main" val="0"/>
                              </a:ext>
                            </a:extLst>
                          </a:blip>
                          <a:stretch>
                            <a:fillRect/>
                          </a:stretch>
                        </pic:blipFill>
                        <pic:spPr>
                          <a:xfrm rot="0" flipH="1" flipV="0">
                            <a:off x="0" y="0"/>
                            <a:ext cx="304800" cy="304800"/>
                          </a:xfrm>
                          <a:prstGeom prst="rect">
                            <a:avLst/>
                          </a:prstGeom>
                        </pic:spPr>
                      </pic:pic>
                    </a:graphicData>
                  </a:graphic>
                </wp:inline>
              </w:drawing>
            </w:r>
          </w:p>
          <w:p w:rsidR="00DA5E70" w:rsidP="0088523D" w:rsidRDefault="00DA5E70" w14:paraId="0B518301" w14:textId="77777777">
            <w:pPr>
              <w:tabs>
                <w:tab w:val="left" w:pos="2534"/>
              </w:tabs>
              <w:rPr>
                <w:rFonts w:ascii="Times New Roman" w:hAnsi="Times New Roman" w:cs="Times New Roman"/>
                <w:bCs/>
                <w:sz w:val="24"/>
                <w:szCs w:val="24"/>
              </w:rPr>
            </w:pPr>
            <w:r>
              <w:rPr>
                <w:rFonts w:ascii="Times New Roman" w:hAnsi="Times New Roman" w:cs="Times New Roman"/>
                <w:bCs/>
                <w:sz w:val="24"/>
                <w:szCs w:val="24"/>
              </w:rPr>
              <w:br/>
            </w:r>
            <w:r>
              <w:rPr>
                <w:rFonts w:ascii="Times New Roman" w:hAnsi="Times New Roman" w:cs="Times New Roman"/>
                <w:bCs/>
                <w:sz w:val="24"/>
                <w:szCs w:val="24"/>
              </w:rPr>
              <w:t>Use the Collector credentials (username and password) to login</w:t>
            </w:r>
          </w:p>
          <w:p w:rsidR="00DA5E70" w:rsidP="0088523D" w:rsidRDefault="00DA5E70" w14:paraId="511B85D1" w14:textId="77777777">
            <w:pPr>
              <w:tabs>
                <w:tab w:val="left" w:pos="2534"/>
              </w:tabs>
              <w:rPr>
                <w:rFonts w:ascii="Times New Roman" w:hAnsi="Times New Roman" w:cs="Times New Roman"/>
                <w:bCs/>
                <w:sz w:val="24"/>
                <w:szCs w:val="24"/>
              </w:rPr>
            </w:pPr>
          </w:p>
          <w:p w:rsidR="00DA5E70" w:rsidP="0088523D" w:rsidRDefault="00DA5E70" w14:paraId="27E99591" w14:textId="77777777">
            <w:pPr>
              <w:tabs>
                <w:tab w:val="left" w:pos="2534"/>
              </w:tabs>
              <w:rPr>
                <w:rFonts w:ascii="Times New Roman" w:hAnsi="Times New Roman" w:cs="Times New Roman"/>
                <w:bCs/>
                <w:sz w:val="24"/>
                <w:szCs w:val="24"/>
              </w:rPr>
            </w:pPr>
            <w:r>
              <w:rPr>
                <w:rFonts w:ascii="Times New Roman" w:hAnsi="Times New Roman" w:cs="Times New Roman"/>
                <w:bCs/>
                <w:sz w:val="24"/>
                <w:szCs w:val="24"/>
              </w:rPr>
              <w:t>On success you will be redirected to the collector dashboard where you can see all the application submitted.</w:t>
            </w:r>
          </w:p>
          <w:p w:rsidRPr="0034420A" w:rsidR="00DA5E70" w:rsidP="00A37D46" w:rsidRDefault="00DA5E70" w14:paraId="0F45E47C" w14:textId="77777777">
            <w:pPr>
              <w:pStyle w:val="Heading2"/>
              <w:outlineLvl w:val="1"/>
              <w:rPr>
                <w:lang w:val="en-GB"/>
              </w:rPr>
            </w:pPr>
          </w:p>
        </w:tc>
      </w:tr>
      <w:tr w:rsidR="00DA5E70" w:rsidTr="4F340F6E" w14:paraId="60B10992" w14:textId="77777777">
        <w:tc>
          <w:tcPr>
            <w:tcW w:w="1282" w:type="dxa"/>
            <w:tcMar/>
          </w:tcPr>
          <w:p w:rsidR="00DA5E70" w:rsidP="00467FF9" w:rsidRDefault="00DA5E70" w14:paraId="4DAD44FA" w14:textId="524F74EE">
            <w:pPr>
              <w:rPr>
                <w:noProof/>
              </w:rPr>
            </w:pPr>
            <w:r>
              <w:rPr>
                <w:noProof/>
              </w:rPr>
              <w:t>2-The Collector dashboard</w:t>
            </w:r>
          </w:p>
        </w:tc>
        <w:tc>
          <w:tcPr>
            <w:tcW w:w="3007" w:type="dxa"/>
            <w:tcMar/>
          </w:tcPr>
          <w:p w:rsidR="00DA5E70" w:rsidP="0034420A" w:rsidRDefault="00DA5E70" w14:paraId="4B93472C" w14:textId="037F8210">
            <w:r>
              <w:rPr>
                <w:noProof/>
                <w:color w:val="2B579A"/>
                <w:shd w:val="clear" w:color="auto" w:fill="E6E6E6"/>
              </w:rPr>
              <w:drawing>
                <wp:inline distT="0" distB="0" distL="0" distR="0" wp14:anchorId="25DD1D9C" wp14:editId="5632E9C4">
                  <wp:extent cx="1481138" cy="2962275"/>
                  <wp:effectExtent l="0" t="0" r="5080" b="0"/>
                  <wp:docPr id="3416206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481138" cy="2962275"/>
                          </a:xfrm>
                          <a:prstGeom prst="rect">
                            <a:avLst/>
                          </a:prstGeom>
                        </pic:spPr>
                      </pic:pic>
                    </a:graphicData>
                  </a:graphic>
                </wp:inline>
              </w:drawing>
            </w:r>
          </w:p>
        </w:tc>
        <w:tc>
          <w:tcPr>
            <w:tcW w:w="4727" w:type="dxa"/>
            <w:tcMar/>
          </w:tcPr>
          <w:p w:rsidR="00DA5E70" w:rsidP="008105BD" w:rsidRDefault="00DA5E70" w14:paraId="60B14167" w14:textId="22094399">
            <w:pPr>
              <w:tabs>
                <w:tab w:val="left" w:pos="2534"/>
              </w:tabs>
              <w:rPr>
                <w:rFonts w:ascii="Times New Roman" w:hAnsi="Times New Roman" w:cs="Times New Roman"/>
                <w:bCs/>
                <w:sz w:val="24"/>
                <w:szCs w:val="24"/>
              </w:rPr>
            </w:pPr>
            <w:r>
              <w:rPr>
                <w:rFonts w:ascii="Times New Roman" w:hAnsi="Times New Roman" w:cs="Times New Roman"/>
                <w:bCs/>
                <w:sz w:val="24"/>
                <w:szCs w:val="24"/>
              </w:rPr>
              <w:t xml:space="preserve">You might also see a Spinner asking you </w:t>
            </w:r>
            <w:r>
              <w:rPr>
                <w:rFonts w:ascii="Times New Roman" w:hAnsi="Times New Roman" w:cs="Times New Roman"/>
                <w:bCs/>
                <w:sz w:val="24"/>
                <w:szCs w:val="24"/>
              </w:rPr>
              <w:br/>
            </w:r>
            <w:r>
              <w:rPr>
                <w:rFonts w:ascii="Times New Roman" w:hAnsi="Times New Roman" w:cs="Times New Roman"/>
                <w:bCs/>
                <w:sz w:val="24"/>
                <w:szCs w:val="24"/>
              </w:rPr>
              <w:t xml:space="preserve">“Do not turn off internet, Please wait” wait for couple of minutes while the app is initiating and fetching all the latest data from the server as well as synching all the saved data on the phone. </w:t>
            </w:r>
          </w:p>
          <w:p w:rsidRPr="0034420A" w:rsidR="00DA5E70" w:rsidP="00A37D46" w:rsidRDefault="00DA5E70" w14:paraId="6C1E47B0" w14:textId="77777777">
            <w:pPr>
              <w:pStyle w:val="Heading2"/>
              <w:outlineLvl w:val="1"/>
              <w:rPr>
                <w:lang w:val="en-GB"/>
              </w:rPr>
            </w:pPr>
          </w:p>
        </w:tc>
      </w:tr>
    </w:tbl>
    <w:p w:rsidR="00A37D46" w:rsidP="0034420A" w:rsidRDefault="00A37D46" w14:paraId="7AD16B78" w14:textId="349BA398">
      <w:pPr>
        <w:pStyle w:val="Heading2"/>
      </w:pPr>
    </w:p>
    <w:p w:rsidR="00F65634" w:rsidP="0034420A" w:rsidRDefault="00EA7416" w14:paraId="6EC7418B" w14:textId="4AA58EEA">
      <w:pPr>
        <w:pStyle w:val="Heading3"/>
      </w:pPr>
      <w:r>
        <w:br/>
      </w:r>
    </w:p>
    <w:p w:rsidR="00EA7416" w:rsidP="009374CF" w:rsidRDefault="00EA7416" w14:paraId="2FD3CE8E" w14:textId="6BA7E358">
      <w:pPr>
        <w:tabs>
          <w:tab w:val="left" w:pos="2534"/>
        </w:tabs>
        <w:spacing w:after="0" w:line="240" w:lineRule="auto"/>
        <w:rPr>
          <w:rFonts w:ascii="Times New Roman" w:hAnsi="Times New Roman" w:cs="Times New Roman"/>
          <w:bCs/>
          <w:sz w:val="24"/>
          <w:szCs w:val="24"/>
        </w:rPr>
      </w:pPr>
    </w:p>
    <w:p w:rsidR="00EA7416" w:rsidRDefault="00EA7416" w14:paraId="188D6068" w14:textId="77777777"/>
    <w:p w:rsidR="00EA7416" w:rsidRDefault="00EA7416" w14:paraId="70C85B7A" w14:textId="77777777"/>
    <w:p w:rsidR="000B014F" w:rsidP="00D73B07" w:rsidRDefault="000B014F" w14:paraId="2A10CF91" w14:textId="669434AE">
      <w:pPr>
        <w:pStyle w:val="Heading2"/>
      </w:pPr>
      <w:bookmarkStart w:name="_Toc37764286" w:id="98"/>
      <w:r>
        <w:lastRenderedPageBreak/>
        <w:t>The collector dashboard explained</w:t>
      </w:r>
      <w:bookmarkEnd w:id="98"/>
    </w:p>
    <w:tbl>
      <w:tblPr>
        <w:tblStyle w:val="TableGrid"/>
        <w:tblW w:w="0" w:type="auto"/>
        <w:tblLook w:val="04A0" w:firstRow="1" w:lastRow="0" w:firstColumn="1" w:lastColumn="0" w:noHBand="0" w:noVBand="1"/>
      </w:tblPr>
      <w:tblGrid>
        <w:gridCol w:w="3964"/>
        <w:gridCol w:w="5052"/>
      </w:tblGrid>
      <w:tr w:rsidR="00C46488" w:rsidTr="744081DA" w14:paraId="231693B8" w14:textId="77777777">
        <w:tc>
          <w:tcPr>
            <w:tcW w:w="3964" w:type="dxa"/>
          </w:tcPr>
          <w:p w:rsidR="00C46488" w:rsidP="0034420A" w:rsidRDefault="005D19E8" w14:paraId="5674E4F5" w14:textId="0F40B434">
            <w:pPr>
              <w:jc w:val="center"/>
              <w:rPr>
                <w:lang w:val="en-US"/>
              </w:rPr>
            </w:pPr>
            <w:r>
              <w:rPr>
                <w:noProof/>
                <w:color w:val="2B579A"/>
                <w:shd w:val="clear" w:color="auto" w:fill="E6E6E6"/>
              </w:rPr>
              <w:drawing>
                <wp:inline distT="0" distB="0" distL="0" distR="0" wp14:anchorId="404DE07E" wp14:editId="65D86E92">
                  <wp:extent cx="2286117" cy="4572234"/>
                  <wp:effectExtent l="0" t="0" r="0" b="0"/>
                  <wp:docPr id="54850021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pic:nvPicPr>
                        <pic:blipFill>
                          <a:blip r:embed="rId58">
                            <a:extLst>
                              <a:ext uri="{28A0092B-C50C-407E-A947-70E740481C1C}">
                                <a14:useLocalDpi xmlns:a14="http://schemas.microsoft.com/office/drawing/2010/main" val="0"/>
                              </a:ext>
                            </a:extLst>
                          </a:blip>
                          <a:stretch>
                            <a:fillRect/>
                          </a:stretch>
                        </pic:blipFill>
                        <pic:spPr>
                          <a:xfrm>
                            <a:off x="0" y="0"/>
                            <a:ext cx="2286117" cy="4572234"/>
                          </a:xfrm>
                          <a:prstGeom prst="rect">
                            <a:avLst/>
                          </a:prstGeom>
                        </pic:spPr>
                      </pic:pic>
                    </a:graphicData>
                  </a:graphic>
                </wp:inline>
              </w:drawing>
            </w:r>
          </w:p>
        </w:tc>
        <w:tc>
          <w:tcPr>
            <w:tcW w:w="5052" w:type="dxa"/>
          </w:tcPr>
          <w:p w:rsidR="00C46488" w:rsidP="00C46488" w:rsidRDefault="00C46488" w14:paraId="76F502FE" w14:textId="77777777">
            <w:pPr>
              <w:rPr>
                <w:lang w:val="en-US"/>
              </w:rPr>
            </w:pPr>
            <w:r>
              <w:rPr>
                <w:lang w:val="en-US"/>
              </w:rPr>
              <w:t>1-</w:t>
            </w:r>
            <w:r w:rsidRPr="0034420A">
              <w:rPr>
                <w:b/>
                <w:bCs/>
                <w:lang w:val="en-US"/>
              </w:rPr>
              <w:t>Add</w:t>
            </w:r>
            <w:r>
              <w:rPr>
                <w:lang w:val="en-US"/>
              </w:rPr>
              <w:t xml:space="preserve"> new application (Pre-test): To add a new application click on the + button.</w:t>
            </w:r>
          </w:p>
          <w:p w:rsidR="00C46488" w:rsidP="00C46488" w:rsidRDefault="00C46488" w14:paraId="5934CCDC" w14:textId="77777777">
            <w:pPr>
              <w:rPr>
                <w:lang w:val="en-US"/>
              </w:rPr>
            </w:pPr>
          </w:p>
          <w:p w:rsidR="00C46488" w:rsidP="00C46488" w:rsidRDefault="00C46488" w14:paraId="4D14C552" w14:textId="551C0565">
            <w:pPr>
              <w:rPr>
                <w:lang w:val="en-US"/>
              </w:rPr>
            </w:pPr>
            <w:r>
              <w:rPr>
                <w:lang w:val="en-US"/>
              </w:rPr>
              <w:t>2-</w:t>
            </w:r>
            <w:r w:rsidRPr="0034420A">
              <w:rPr>
                <w:b/>
                <w:bCs/>
                <w:lang w:val="en-US"/>
              </w:rPr>
              <w:t>Resume</w:t>
            </w:r>
            <w:r>
              <w:rPr>
                <w:lang w:val="en-US"/>
              </w:rPr>
              <w:t xml:space="preserve"> button: </w:t>
            </w:r>
            <w:r w:rsidR="00C04764">
              <w:rPr>
                <w:lang w:val="en-US"/>
              </w:rPr>
              <w:t>This button will resume</w:t>
            </w:r>
            <w:r w:rsidR="005D19E8">
              <w:rPr>
                <w:lang w:val="en-US"/>
              </w:rPr>
              <w:t xml:space="preserve"> adding values</w:t>
            </w:r>
            <w:r w:rsidR="00C04764">
              <w:rPr>
                <w:lang w:val="en-US"/>
              </w:rPr>
              <w:t xml:space="preserve"> a saved application is we are in </w:t>
            </w:r>
            <w:r w:rsidRPr="0034420A" w:rsidR="005D19E8">
              <w:rPr>
                <w:b/>
                <w:bCs/>
                <w:lang w:val="en-US"/>
              </w:rPr>
              <w:t>Pre-pending</w:t>
            </w:r>
            <w:r w:rsidR="005D19E8">
              <w:rPr>
                <w:lang w:val="en-US"/>
              </w:rPr>
              <w:t xml:space="preserve"> tab (Button number 4). It will also create a </w:t>
            </w:r>
            <w:proofErr w:type="spellStart"/>
            <w:r w:rsidR="005D19E8">
              <w:rPr>
                <w:lang w:val="en-US"/>
              </w:rPr>
              <w:t>post test</w:t>
            </w:r>
            <w:proofErr w:type="spellEnd"/>
            <w:r w:rsidR="005D19E8">
              <w:rPr>
                <w:lang w:val="en-US"/>
              </w:rPr>
              <w:t xml:space="preserve"> application if we are in a </w:t>
            </w:r>
            <w:r w:rsidRPr="0034420A" w:rsidR="005D19E8">
              <w:rPr>
                <w:b/>
                <w:bCs/>
                <w:lang w:val="en-US"/>
              </w:rPr>
              <w:t xml:space="preserve">Post-pending </w:t>
            </w:r>
            <w:proofErr w:type="gramStart"/>
            <w:r w:rsidRPr="0034420A" w:rsidR="005D19E8">
              <w:rPr>
                <w:b/>
                <w:bCs/>
                <w:lang w:val="en-US"/>
              </w:rPr>
              <w:t>tab</w:t>
            </w:r>
            <w:r w:rsidR="005D19E8">
              <w:rPr>
                <w:lang w:val="en-US"/>
              </w:rPr>
              <w:t xml:space="preserve">  (</w:t>
            </w:r>
            <w:proofErr w:type="gramEnd"/>
            <w:r w:rsidR="005D19E8">
              <w:rPr>
                <w:lang w:val="en-US"/>
              </w:rPr>
              <w:t>Button number 5).</w:t>
            </w:r>
            <w:r w:rsidR="003C6611">
              <w:rPr>
                <w:lang w:val="en-US"/>
              </w:rPr>
              <w:t xml:space="preserve"> Doesn’t show in the Done or Dropped out tabs since these applications cannot be edited.</w:t>
            </w:r>
          </w:p>
          <w:p w:rsidR="00C04764" w:rsidP="00C46488" w:rsidRDefault="00C04764" w14:paraId="0768B16F" w14:textId="77777777">
            <w:pPr>
              <w:rPr>
                <w:lang w:val="en-US"/>
              </w:rPr>
            </w:pPr>
          </w:p>
          <w:p w:rsidR="00C04764" w:rsidP="00C46488" w:rsidRDefault="00C04764" w14:paraId="3312ACAD" w14:textId="77777777">
            <w:pPr>
              <w:rPr>
                <w:lang w:val="en-US"/>
              </w:rPr>
            </w:pPr>
            <w:r>
              <w:rPr>
                <w:lang w:val="en-US"/>
              </w:rPr>
              <w:t>3-</w:t>
            </w:r>
            <w:r w:rsidRPr="0034420A">
              <w:rPr>
                <w:b/>
                <w:bCs/>
                <w:lang w:val="en-US"/>
              </w:rPr>
              <w:t>View</w:t>
            </w:r>
            <w:r>
              <w:rPr>
                <w:lang w:val="en-US"/>
              </w:rPr>
              <w:t xml:space="preserve"> Application: To open an application in a view mode and read the values.</w:t>
            </w:r>
          </w:p>
          <w:p w:rsidR="00C04764" w:rsidP="00C46488" w:rsidRDefault="00C04764" w14:paraId="6E4682A0" w14:textId="77777777">
            <w:pPr>
              <w:rPr>
                <w:lang w:val="en-US"/>
              </w:rPr>
            </w:pPr>
          </w:p>
          <w:p w:rsidR="00C04764" w:rsidP="00C46488" w:rsidRDefault="00C04764" w14:paraId="51A6DD97" w14:textId="7339B613">
            <w:pPr>
              <w:rPr>
                <w:lang w:val="en-US"/>
              </w:rPr>
            </w:pPr>
            <w:r w:rsidRPr="7158578B">
              <w:rPr>
                <w:lang w:val="en-US"/>
              </w:rPr>
              <w:t>4-</w:t>
            </w:r>
            <w:r w:rsidRPr="7158578B">
              <w:rPr>
                <w:b/>
                <w:bCs/>
                <w:lang w:val="en-US"/>
              </w:rPr>
              <w:t>Pre-Pending</w:t>
            </w:r>
            <w:r w:rsidRPr="7158578B">
              <w:rPr>
                <w:lang w:val="en-US"/>
              </w:rPr>
              <w:t>: This tab if clicked will show the Pre-test applications that are saved and not submitted.</w:t>
            </w:r>
            <w:r>
              <w:br/>
            </w:r>
            <w:r w:rsidRPr="7158578B" w:rsidR="007467ED">
              <w:rPr>
                <w:lang w:val="en-US"/>
              </w:rPr>
              <w:t xml:space="preserve">The number in parenthesis indicates how many </w:t>
            </w:r>
            <w:proofErr w:type="gramStart"/>
            <w:r w:rsidRPr="7158578B" w:rsidR="007467ED">
              <w:rPr>
                <w:lang w:val="en-US"/>
              </w:rPr>
              <w:t>application</w:t>
            </w:r>
            <w:proofErr w:type="gramEnd"/>
            <w:r w:rsidRPr="7158578B" w:rsidR="007467ED">
              <w:rPr>
                <w:lang w:val="en-US"/>
              </w:rPr>
              <w:t xml:space="preserve"> we have in that tab. In this example (2) means that we have 2 saved pre-test applications that are no</w:t>
            </w:r>
            <w:r w:rsidRPr="7158578B" w:rsidR="6EBC91DF">
              <w:rPr>
                <w:lang w:val="en-US"/>
              </w:rPr>
              <w:t>t</w:t>
            </w:r>
            <w:r w:rsidRPr="7158578B" w:rsidR="007467ED">
              <w:rPr>
                <w:lang w:val="en-US"/>
              </w:rPr>
              <w:t xml:space="preserve"> submitted.</w:t>
            </w:r>
          </w:p>
          <w:p w:rsidR="00C04764" w:rsidP="00C46488" w:rsidRDefault="00C04764" w14:paraId="6A4AE13B" w14:textId="77777777">
            <w:pPr>
              <w:rPr>
                <w:lang w:val="en-US"/>
              </w:rPr>
            </w:pPr>
          </w:p>
          <w:p w:rsidR="00C04764" w:rsidP="0034420A" w:rsidRDefault="00C04764" w14:paraId="3F41E8DA" w14:textId="080AE055">
            <w:pPr>
              <w:rPr>
                <w:lang w:val="en-US"/>
              </w:rPr>
            </w:pPr>
            <w:r w:rsidRPr="744081DA">
              <w:rPr>
                <w:lang w:val="en-US"/>
              </w:rPr>
              <w:t>5-</w:t>
            </w:r>
            <w:r w:rsidRPr="744081DA">
              <w:rPr>
                <w:b/>
                <w:bCs/>
                <w:lang w:val="en-US"/>
              </w:rPr>
              <w:t>Post-Pending</w:t>
            </w:r>
            <w:r w:rsidRPr="744081DA">
              <w:rPr>
                <w:lang w:val="en-US"/>
              </w:rPr>
              <w:t>: This tab if clicked will show the</w:t>
            </w:r>
            <w:r w:rsidRPr="744081DA" w:rsidR="005D19E8">
              <w:rPr>
                <w:lang w:val="en-US"/>
              </w:rPr>
              <w:t xml:space="preserve"> Pre-test application that are done or</w:t>
            </w:r>
            <w:r w:rsidRPr="744081DA">
              <w:rPr>
                <w:lang w:val="en-US"/>
              </w:rPr>
              <w:t xml:space="preserve"> </w:t>
            </w:r>
            <w:r w:rsidRPr="744081DA" w:rsidR="4619C6BF">
              <w:rPr>
                <w:lang w:val="en-US"/>
              </w:rPr>
              <w:t>Post</w:t>
            </w:r>
            <w:r w:rsidRPr="744081DA">
              <w:rPr>
                <w:lang w:val="en-US"/>
              </w:rPr>
              <w:t>-test applications that are saved and not submitted.</w:t>
            </w:r>
            <w:r>
              <w:br/>
            </w:r>
            <w:r>
              <w:br/>
            </w:r>
            <w:r w:rsidRPr="744081DA" w:rsidR="005D19E8">
              <w:rPr>
                <w:lang w:val="en-US"/>
              </w:rPr>
              <w:t>6</w:t>
            </w:r>
            <w:r w:rsidRPr="744081DA">
              <w:rPr>
                <w:lang w:val="en-US"/>
              </w:rPr>
              <w:t>-</w:t>
            </w:r>
            <w:r w:rsidRPr="744081DA" w:rsidR="005D19E8">
              <w:rPr>
                <w:b/>
                <w:bCs/>
                <w:lang w:val="en-US"/>
              </w:rPr>
              <w:t>Done</w:t>
            </w:r>
            <w:r w:rsidRPr="744081DA">
              <w:rPr>
                <w:lang w:val="en-US"/>
              </w:rPr>
              <w:t xml:space="preserve">: This tab if clicked will </w:t>
            </w:r>
            <w:r w:rsidRPr="744081DA" w:rsidR="20F0737C">
              <w:rPr>
                <w:lang w:val="en-US"/>
              </w:rPr>
              <w:t xml:space="preserve">show </w:t>
            </w:r>
            <w:r w:rsidRPr="744081DA" w:rsidR="005D19E8">
              <w:rPr>
                <w:lang w:val="en-US"/>
              </w:rPr>
              <w:t xml:space="preserve">Done applications (Pre-test and </w:t>
            </w:r>
            <w:proofErr w:type="spellStart"/>
            <w:r w:rsidRPr="744081DA" w:rsidR="005D19E8">
              <w:rPr>
                <w:lang w:val="en-US"/>
              </w:rPr>
              <w:t>Post test</w:t>
            </w:r>
            <w:proofErr w:type="spellEnd"/>
            <w:r w:rsidRPr="744081DA" w:rsidR="005D19E8">
              <w:rPr>
                <w:lang w:val="en-US"/>
              </w:rPr>
              <w:t xml:space="preserve"> submitted)</w:t>
            </w:r>
            <w:r w:rsidRPr="744081DA">
              <w:rPr>
                <w:lang w:val="en-US"/>
              </w:rPr>
              <w:t>.</w:t>
            </w:r>
          </w:p>
          <w:p w:rsidR="00C04764" w:rsidP="00C04764" w:rsidRDefault="00C04764" w14:paraId="64B6414C" w14:textId="4493D6A3">
            <w:pPr>
              <w:rPr>
                <w:lang w:val="en-US"/>
              </w:rPr>
            </w:pPr>
            <w:r>
              <w:rPr>
                <w:lang w:val="en-US"/>
              </w:rPr>
              <w:br/>
            </w:r>
            <w:r w:rsidR="005D19E8">
              <w:rPr>
                <w:lang w:val="en-US"/>
              </w:rPr>
              <w:t>7</w:t>
            </w:r>
            <w:r>
              <w:rPr>
                <w:lang w:val="en-US"/>
              </w:rPr>
              <w:t>-</w:t>
            </w:r>
            <w:r w:rsidRPr="0034420A" w:rsidR="005D19E8">
              <w:rPr>
                <w:b/>
                <w:bCs/>
                <w:lang w:val="en-US"/>
              </w:rPr>
              <w:t>Dropped out</w:t>
            </w:r>
            <w:r>
              <w:rPr>
                <w:lang w:val="en-US"/>
              </w:rPr>
              <w:t xml:space="preserve">: This tab if clicked will show </w:t>
            </w:r>
            <w:r w:rsidR="005D19E8">
              <w:rPr>
                <w:lang w:val="en-US"/>
              </w:rPr>
              <w:t>Dropped out applications</w:t>
            </w:r>
          </w:p>
          <w:p w:rsidR="00C04764" w:rsidP="00C04764" w:rsidRDefault="00C04764" w14:paraId="27C254D6" w14:textId="653D6E3B">
            <w:pPr>
              <w:rPr>
                <w:lang w:val="en-US"/>
              </w:rPr>
            </w:pPr>
          </w:p>
          <w:p w:rsidR="00C04764" w:rsidP="00C04764" w:rsidRDefault="005D19E8" w14:paraId="00BABB22" w14:textId="2F07D83F">
            <w:pPr>
              <w:rPr>
                <w:lang w:val="en-US"/>
              </w:rPr>
            </w:pPr>
            <w:r>
              <w:rPr>
                <w:lang w:val="en-US"/>
              </w:rPr>
              <w:t xml:space="preserve">8-Collector </w:t>
            </w:r>
            <w:r w:rsidRPr="0034420A">
              <w:rPr>
                <w:b/>
                <w:bCs/>
                <w:lang w:val="en-US"/>
              </w:rPr>
              <w:t>name</w:t>
            </w:r>
            <w:r w:rsidR="003C6611">
              <w:rPr>
                <w:lang w:val="en-US"/>
              </w:rPr>
              <w:br/>
            </w:r>
          </w:p>
          <w:p w:rsidR="005D19E8" w:rsidP="00C04764" w:rsidRDefault="005D19E8" w14:paraId="57AF6776" w14:textId="5AFFB995">
            <w:pPr>
              <w:rPr>
                <w:lang w:val="en-US"/>
              </w:rPr>
            </w:pPr>
            <w:r>
              <w:rPr>
                <w:lang w:val="en-US"/>
              </w:rPr>
              <w:t xml:space="preserve">9-Collector </w:t>
            </w:r>
            <w:r w:rsidRPr="0034420A">
              <w:rPr>
                <w:b/>
                <w:bCs/>
                <w:lang w:val="en-US"/>
              </w:rPr>
              <w:t>ID</w:t>
            </w:r>
            <w:r w:rsidR="003C6611">
              <w:rPr>
                <w:lang w:val="en-US"/>
              </w:rPr>
              <w:br/>
            </w:r>
          </w:p>
          <w:p w:rsidR="005D19E8" w:rsidP="00C04764" w:rsidRDefault="005D19E8" w14:paraId="61AB66D3" w14:textId="1F7F7B06">
            <w:pPr>
              <w:rPr>
                <w:lang w:val="en-US"/>
              </w:rPr>
            </w:pPr>
            <w:r>
              <w:rPr>
                <w:lang w:val="en-US"/>
              </w:rPr>
              <w:t xml:space="preserve">10-Application </w:t>
            </w:r>
            <w:r w:rsidRPr="0034420A">
              <w:rPr>
                <w:b/>
                <w:bCs/>
                <w:lang w:val="en-US"/>
              </w:rPr>
              <w:t>code</w:t>
            </w:r>
            <w:r w:rsidR="003C6611">
              <w:rPr>
                <w:lang w:val="en-US"/>
              </w:rPr>
              <w:br/>
            </w:r>
          </w:p>
          <w:p w:rsidR="005D19E8" w:rsidP="00C04764" w:rsidRDefault="005D19E8" w14:paraId="17002262" w14:textId="789F4C40">
            <w:pPr>
              <w:rPr>
                <w:lang w:val="en-US"/>
              </w:rPr>
            </w:pPr>
            <w:r>
              <w:rPr>
                <w:lang w:val="en-US"/>
              </w:rPr>
              <w:t xml:space="preserve">11-Application </w:t>
            </w:r>
            <w:r w:rsidRPr="0034420A">
              <w:rPr>
                <w:b/>
                <w:bCs/>
                <w:lang w:val="en-US"/>
              </w:rPr>
              <w:t>Date</w:t>
            </w:r>
            <w:r w:rsidR="003C6611">
              <w:rPr>
                <w:lang w:val="en-US"/>
              </w:rPr>
              <w:br/>
            </w:r>
          </w:p>
          <w:p w:rsidR="005D19E8" w:rsidP="00C04764" w:rsidRDefault="005D19E8" w14:paraId="73CAB268" w14:textId="123D2080">
            <w:pPr>
              <w:rPr>
                <w:lang w:val="en-US"/>
              </w:rPr>
            </w:pPr>
            <w:r>
              <w:rPr>
                <w:lang w:val="en-US"/>
              </w:rPr>
              <w:t>12-</w:t>
            </w:r>
            <w:r w:rsidRPr="0034420A">
              <w:rPr>
                <w:b/>
                <w:bCs/>
                <w:lang w:val="en-US"/>
              </w:rPr>
              <w:t>Sync/Refresh</w:t>
            </w:r>
            <w:r>
              <w:rPr>
                <w:lang w:val="en-US"/>
              </w:rPr>
              <w:t>: Will allow us to sync offline data from our phone to the server when the internet is back to keep the info up to date.</w:t>
            </w:r>
            <w:r w:rsidR="003C6611">
              <w:rPr>
                <w:lang w:val="en-US"/>
              </w:rPr>
              <w:br/>
            </w:r>
          </w:p>
          <w:p w:rsidR="005D19E8" w:rsidP="0034420A" w:rsidRDefault="005D19E8" w14:paraId="37DF2C93" w14:textId="59CF75EF">
            <w:pPr>
              <w:rPr>
                <w:lang w:val="en-US"/>
              </w:rPr>
            </w:pPr>
            <w:r>
              <w:rPr>
                <w:lang w:val="en-US"/>
              </w:rPr>
              <w:t xml:space="preserve">13-Application </w:t>
            </w:r>
            <w:r w:rsidRPr="0034420A">
              <w:rPr>
                <w:b/>
                <w:bCs/>
                <w:lang w:val="en-US"/>
              </w:rPr>
              <w:t>Status</w:t>
            </w:r>
            <w:r>
              <w:rPr>
                <w:lang w:val="en-US"/>
              </w:rPr>
              <w:t xml:space="preserve"> (Pre-test or Post-test)</w:t>
            </w:r>
            <w:r w:rsidR="003C6611">
              <w:rPr>
                <w:lang w:val="en-US"/>
              </w:rPr>
              <w:br/>
            </w:r>
            <w:r>
              <w:rPr>
                <w:lang w:val="en-US"/>
              </w:rPr>
              <w:t>14-</w:t>
            </w:r>
            <w:r w:rsidRPr="0034420A" w:rsidR="004D6728">
              <w:rPr>
                <w:b/>
                <w:bCs/>
                <w:lang w:val="en-US"/>
              </w:rPr>
              <w:t>Logout</w:t>
            </w:r>
            <w:r w:rsidR="004D6728">
              <w:rPr>
                <w:lang w:val="en-US"/>
              </w:rPr>
              <w:t xml:space="preserve"> button: </w:t>
            </w:r>
            <w:r>
              <w:rPr>
                <w:lang w:val="en-US"/>
              </w:rPr>
              <w:t>To logout from the application</w:t>
            </w:r>
          </w:p>
          <w:p w:rsidR="00C04764" w:rsidP="00C46488" w:rsidRDefault="00C04764" w14:paraId="5D806E5B" w14:textId="3EF3FCFE">
            <w:pPr>
              <w:rPr>
                <w:lang w:val="en-US"/>
              </w:rPr>
            </w:pPr>
          </w:p>
        </w:tc>
      </w:tr>
    </w:tbl>
    <w:p w:rsidRPr="0034420A" w:rsidR="00C46488" w:rsidP="0034420A" w:rsidRDefault="00C46488" w14:paraId="5EB5D266" w14:textId="77777777">
      <w:pPr>
        <w:rPr>
          <w:lang w:val="en-US"/>
        </w:rPr>
      </w:pPr>
    </w:p>
    <w:p w:rsidR="00EA7416" w:rsidRDefault="00EA7416" w14:paraId="3FB7E2E8" w14:textId="64C3698D">
      <w:pPr>
        <w:rPr>
          <w:rFonts w:asciiTheme="majorHAnsi" w:hAnsiTheme="majorHAnsi" w:eastAsiaTheme="majorEastAsia" w:cstheme="majorBidi"/>
          <w:color w:val="365F91" w:themeColor="accent1" w:themeShade="BF"/>
          <w:sz w:val="26"/>
          <w:szCs w:val="26"/>
          <w:lang w:val="en-US"/>
        </w:rPr>
      </w:pPr>
    </w:p>
    <w:p w:rsidR="007467ED" w:rsidP="0034420A" w:rsidRDefault="007467ED" w14:paraId="647D032F" w14:textId="06EC2C44">
      <w:pPr>
        <w:pStyle w:val="Heading2"/>
      </w:pPr>
      <w:r>
        <w:br w:type="page"/>
      </w:r>
      <w:bookmarkStart w:name="_Toc37764287" w:id="99"/>
      <w:r>
        <w:lastRenderedPageBreak/>
        <w:t>The Add application feature</w:t>
      </w:r>
      <w:bookmarkEnd w:id="99"/>
    </w:p>
    <w:p w:rsidR="007467ED" w:rsidP="007467ED" w:rsidRDefault="007467ED" w14:paraId="2F35C8DB" w14:textId="0A0484B5">
      <w:pPr>
        <w:rPr>
          <w:lang w:val="en-US"/>
        </w:rPr>
      </w:pPr>
      <w:r>
        <w:rPr>
          <w:lang w:val="en-US"/>
        </w:rPr>
        <w:t xml:space="preserve">When I click on the application add button </w:t>
      </w:r>
      <w:proofErr w:type="gramStart"/>
      <w:r>
        <w:rPr>
          <w:lang w:val="en-US"/>
        </w:rPr>
        <w:t>( +</w:t>
      </w:r>
      <w:proofErr w:type="gramEnd"/>
      <w:r>
        <w:rPr>
          <w:lang w:val="en-US"/>
        </w:rPr>
        <w:t xml:space="preserve"> ) at the footer of the application</w:t>
      </w:r>
    </w:p>
    <w:tbl>
      <w:tblPr>
        <w:tblStyle w:val="TableGrid"/>
        <w:tblW w:w="0" w:type="auto"/>
        <w:tblLook w:val="04A0" w:firstRow="1" w:lastRow="0" w:firstColumn="1" w:lastColumn="0" w:noHBand="0" w:noVBand="1"/>
      </w:tblPr>
      <w:tblGrid>
        <w:gridCol w:w="4508"/>
        <w:gridCol w:w="4508"/>
      </w:tblGrid>
      <w:tr w:rsidR="00E91842" w:rsidTr="744081DA" w14:paraId="75350F5D" w14:textId="77777777">
        <w:tc>
          <w:tcPr>
            <w:tcW w:w="4508" w:type="dxa"/>
          </w:tcPr>
          <w:p w:rsidR="007467ED" w:rsidP="007467ED" w:rsidRDefault="007467ED" w14:paraId="07EDED56" w14:textId="6622FAF1">
            <w:pPr>
              <w:rPr>
                <w:lang w:val="en-US"/>
              </w:rPr>
            </w:pPr>
            <w:r>
              <w:rPr>
                <w:noProof/>
                <w:color w:val="2B579A"/>
                <w:shd w:val="clear" w:color="auto" w:fill="E6E6E6"/>
              </w:rPr>
              <w:drawing>
                <wp:inline distT="0" distB="0" distL="0" distR="0" wp14:anchorId="6701EDA7" wp14:editId="694DF449">
                  <wp:extent cx="2276592" cy="920797"/>
                  <wp:effectExtent l="0" t="0" r="9525" b="0"/>
                  <wp:docPr id="26216139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pic:nvPicPr>
                        <pic:blipFill>
                          <a:blip r:embed="rId59">
                            <a:extLst>
                              <a:ext uri="{28A0092B-C50C-407E-A947-70E740481C1C}">
                                <a14:useLocalDpi xmlns:a14="http://schemas.microsoft.com/office/drawing/2010/main" val="0"/>
                              </a:ext>
                            </a:extLst>
                          </a:blip>
                          <a:stretch>
                            <a:fillRect/>
                          </a:stretch>
                        </pic:blipFill>
                        <pic:spPr>
                          <a:xfrm>
                            <a:off x="0" y="0"/>
                            <a:ext cx="2276592" cy="920797"/>
                          </a:xfrm>
                          <a:prstGeom prst="rect">
                            <a:avLst/>
                          </a:prstGeom>
                        </pic:spPr>
                      </pic:pic>
                    </a:graphicData>
                  </a:graphic>
                </wp:inline>
              </w:drawing>
            </w:r>
          </w:p>
        </w:tc>
        <w:tc>
          <w:tcPr>
            <w:tcW w:w="4508" w:type="dxa"/>
          </w:tcPr>
          <w:p w:rsidR="007467ED" w:rsidP="007467ED" w:rsidRDefault="007467ED" w14:paraId="4DB6B470" w14:textId="3BD2EB66">
            <w:pPr>
              <w:rPr>
                <w:lang w:val="en-US"/>
              </w:rPr>
            </w:pPr>
            <w:r>
              <w:rPr>
                <w:lang w:val="en-US"/>
              </w:rPr>
              <w:t>Click on the add icon will create a new Pre-test application</w:t>
            </w:r>
            <w:r w:rsidR="00FE2136">
              <w:rPr>
                <w:lang w:val="en-US"/>
              </w:rPr>
              <w:t xml:space="preserve"> and it will open in the screen below.</w:t>
            </w:r>
          </w:p>
        </w:tc>
      </w:tr>
      <w:tr w:rsidR="00E91842" w:rsidTr="744081DA" w14:paraId="78675DC2" w14:textId="77777777">
        <w:tc>
          <w:tcPr>
            <w:tcW w:w="4508" w:type="dxa"/>
          </w:tcPr>
          <w:p w:rsidR="00FE2136" w:rsidP="007467ED" w:rsidRDefault="00FE2136" w14:paraId="7CCA3F3A" w14:textId="77777777">
            <w:pPr>
              <w:rPr>
                <w:noProof/>
                <w:lang w:val="en-US"/>
              </w:rPr>
            </w:pPr>
          </w:p>
        </w:tc>
        <w:tc>
          <w:tcPr>
            <w:tcW w:w="4508" w:type="dxa"/>
          </w:tcPr>
          <w:p w:rsidR="00FE2136" w:rsidP="007467ED" w:rsidRDefault="00FE2136" w14:paraId="75E8A0A2" w14:textId="77777777">
            <w:pPr>
              <w:rPr>
                <w:lang w:val="en-US"/>
              </w:rPr>
            </w:pPr>
          </w:p>
        </w:tc>
      </w:tr>
      <w:tr w:rsidR="00E91842" w:rsidTr="744081DA" w14:paraId="47C1CC2A" w14:textId="77777777">
        <w:tc>
          <w:tcPr>
            <w:tcW w:w="4508" w:type="dxa"/>
          </w:tcPr>
          <w:p w:rsidR="007467ED" w:rsidP="007467ED" w:rsidRDefault="00A075F6" w14:paraId="0F9B6B75" w14:textId="3E624BBD">
            <w:pPr>
              <w:rPr>
                <w:lang w:val="en-US"/>
              </w:rPr>
            </w:pPr>
            <w:ins w:author="Microsoft Office User" w:date="2021-07-27T12:44:00Z" w:id="100">
              <w:r>
                <w:rPr>
                  <w:noProof/>
                  <w:color w:val="2B579A"/>
                  <w:shd w:val="clear" w:color="auto" w:fill="E6E6E6"/>
                </w:rPr>
                <w:lastRenderedPageBreak/>
                <w:drawing>
                  <wp:inline distT="0" distB="0" distL="0" distR="0" wp14:anchorId="5C006521" wp14:editId="6A50CC4B">
                    <wp:extent cx="1661527" cy="3415553"/>
                    <wp:effectExtent l="0" t="0" r="254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60" cstate="print">
                              <a:extLst>
                                <a:ext uri="{28A0092B-C50C-407E-A947-70E740481C1C}">
                                  <a14:useLocalDpi xmlns:a14="http://schemas.microsoft.com/office/drawing/2010/main" val="0"/>
                                </a:ext>
                              </a:extLst>
                            </a:blip>
                            <a:stretch>
                              <a:fillRect/>
                            </a:stretch>
                          </pic:blipFill>
                          <pic:spPr>
                            <a:xfrm>
                              <a:off x="0" y="0"/>
                              <a:ext cx="1683501" cy="3460724"/>
                            </a:xfrm>
                            <a:prstGeom prst="rect">
                              <a:avLst/>
                            </a:prstGeom>
                          </pic:spPr>
                        </pic:pic>
                      </a:graphicData>
                    </a:graphic>
                  </wp:inline>
                </w:drawing>
              </w:r>
            </w:ins>
            <w:del w:author="Microsoft Office User" w:date="2021-07-27T12:44:00Z" w:id="101">
              <w:r w:rsidDel="00A075F6" w:rsidR="008A728B">
                <w:rPr>
                  <w:noProof/>
                  <w:color w:val="2B579A"/>
                  <w:shd w:val="clear" w:color="auto" w:fill="E6E6E6"/>
                </w:rPr>
                <w:drawing>
                  <wp:inline distT="0" distB="0" distL="0" distR="0" wp14:anchorId="514F03E1" wp14:editId="110E3EC6">
                    <wp:extent cx="2286117" cy="4572234"/>
                    <wp:effectExtent l="0" t="0" r="0" b="0"/>
                    <wp:docPr id="125437883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pic:nvPicPr>
                          <pic:blipFill>
                            <a:blip r:embed="rId61">
                              <a:extLst>
                                <a:ext uri="{28A0092B-C50C-407E-A947-70E740481C1C}">
                                  <a14:useLocalDpi xmlns:a14="http://schemas.microsoft.com/office/drawing/2010/main" val="0"/>
                                </a:ext>
                              </a:extLst>
                            </a:blip>
                            <a:stretch>
                              <a:fillRect/>
                            </a:stretch>
                          </pic:blipFill>
                          <pic:spPr>
                            <a:xfrm>
                              <a:off x="0" y="0"/>
                              <a:ext cx="2286117" cy="4572234"/>
                            </a:xfrm>
                            <a:prstGeom prst="rect">
                              <a:avLst/>
                            </a:prstGeom>
                          </pic:spPr>
                        </pic:pic>
                      </a:graphicData>
                    </a:graphic>
                  </wp:inline>
                </w:drawing>
              </w:r>
            </w:del>
          </w:p>
        </w:tc>
        <w:tc>
          <w:tcPr>
            <w:tcW w:w="4508" w:type="dxa"/>
          </w:tcPr>
          <w:p w:rsidR="007467ED" w:rsidP="007467ED" w:rsidRDefault="00FE2136" w14:paraId="7B72955E" w14:textId="77777777">
            <w:pPr>
              <w:rPr>
                <w:lang w:val="en-US"/>
              </w:rPr>
            </w:pPr>
            <w:r>
              <w:rPr>
                <w:lang w:val="en-US"/>
              </w:rPr>
              <w:t>User will select the correspondent data</w:t>
            </w:r>
            <w:r w:rsidR="0060706E">
              <w:rPr>
                <w:lang w:val="en-US"/>
              </w:rPr>
              <w:t>.</w:t>
            </w:r>
            <w:r w:rsidR="0060706E">
              <w:rPr>
                <w:lang w:val="en-US"/>
              </w:rPr>
              <w:br/>
            </w:r>
          </w:p>
          <w:p w:rsidR="0060706E" w:rsidP="007467ED" w:rsidRDefault="0060706E" w14:paraId="5CD3274E" w14:textId="77777777">
            <w:pPr>
              <w:rPr>
                <w:ins w:author="Microsoft Office User" w:date="2021-07-27T12:44:00Z" w:id="102"/>
                <w:lang w:val="en-US"/>
              </w:rPr>
            </w:pPr>
            <w:r>
              <w:rPr>
                <w:lang w:val="en-US"/>
              </w:rPr>
              <w:t xml:space="preserve">By </w:t>
            </w:r>
            <w:r w:rsidR="008A728B">
              <w:rPr>
                <w:lang w:val="en-US"/>
              </w:rPr>
              <w:t>default,</w:t>
            </w:r>
            <w:r>
              <w:rPr>
                <w:lang w:val="en-US"/>
              </w:rPr>
              <w:t xml:space="preserve"> the Agent name will be autogenerated as well as the collector name and application code/id as seen in the screenshot</w:t>
            </w:r>
            <w:r w:rsidR="008A728B">
              <w:rPr>
                <w:lang w:val="en-US"/>
              </w:rPr>
              <w:t xml:space="preserve"> next to the red arrows</w:t>
            </w:r>
            <w:r>
              <w:rPr>
                <w:lang w:val="en-US"/>
              </w:rPr>
              <w:t>.</w:t>
            </w:r>
          </w:p>
          <w:p w:rsidR="00A075F6" w:rsidP="007467ED" w:rsidRDefault="00A075F6" w14:paraId="7986890E" w14:textId="77777777">
            <w:pPr>
              <w:rPr>
                <w:ins w:author="Microsoft Office User" w:date="2021-07-27T12:44:00Z" w:id="103"/>
                <w:lang w:val="en-US"/>
              </w:rPr>
            </w:pPr>
          </w:p>
          <w:p w:rsidR="00A075F6" w:rsidP="007467ED" w:rsidRDefault="00A075F6" w14:paraId="0C0FC661" w14:textId="77777777">
            <w:pPr>
              <w:rPr>
                <w:ins w:author="Microsoft Office User" w:date="2021-07-27T12:45:00Z" w:id="104"/>
                <w:lang w:val="en-US"/>
              </w:rPr>
            </w:pPr>
            <w:ins w:author="Microsoft Office User" w:date="2021-07-27T12:44:00Z" w:id="105">
              <w:r>
                <w:rPr>
                  <w:lang w:val="en-US"/>
                </w:rPr>
                <w:t xml:space="preserve">The </w:t>
              </w:r>
            </w:ins>
            <w:ins w:author="Microsoft Office User" w:date="2021-07-27T12:45:00Z" w:id="106">
              <w:r>
                <w:rPr>
                  <w:lang w:val="en-US"/>
                </w:rPr>
                <w:t>default year will be the one activated in the year table.</w:t>
              </w:r>
            </w:ins>
          </w:p>
          <w:p w:rsidR="00A075F6" w:rsidP="007467ED" w:rsidRDefault="00A075F6" w14:paraId="587626F8" w14:textId="50DE3B48">
            <w:pPr>
              <w:rPr>
                <w:lang w:val="en-US"/>
              </w:rPr>
            </w:pPr>
            <w:ins w:author="Microsoft Office User" w:date="2021-07-27T12:45:00Z" w:id="107">
              <w:r>
                <w:rPr>
                  <w:lang w:val="en-US"/>
                </w:rPr>
                <w:t>The year can be changed if there is more than one year activated</w:t>
              </w:r>
            </w:ins>
          </w:p>
        </w:tc>
      </w:tr>
      <w:tr w:rsidR="00E91842" w:rsidTr="744081DA" w14:paraId="55F89486" w14:textId="77777777">
        <w:tc>
          <w:tcPr>
            <w:tcW w:w="4508" w:type="dxa"/>
          </w:tcPr>
          <w:p w:rsidR="008A728B" w:rsidP="007467ED" w:rsidRDefault="008A728B" w14:paraId="631AEE0A" w14:textId="77777777">
            <w:pPr>
              <w:rPr>
                <w:noProof/>
                <w:lang w:val="en-US"/>
              </w:rPr>
            </w:pPr>
          </w:p>
        </w:tc>
        <w:tc>
          <w:tcPr>
            <w:tcW w:w="4508" w:type="dxa"/>
          </w:tcPr>
          <w:p w:rsidR="008A728B" w:rsidP="007467ED" w:rsidRDefault="008A728B" w14:paraId="1B2AD9F7" w14:textId="77777777">
            <w:pPr>
              <w:rPr>
                <w:lang w:val="en-US"/>
              </w:rPr>
            </w:pPr>
          </w:p>
        </w:tc>
      </w:tr>
      <w:tr w:rsidR="00E91842" w:rsidTr="744081DA" w14:paraId="78AACBE1" w14:textId="77777777">
        <w:tc>
          <w:tcPr>
            <w:tcW w:w="4508" w:type="dxa"/>
          </w:tcPr>
          <w:p w:rsidR="008A728B" w:rsidP="007467ED" w:rsidRDefault="008A728B" w14:paraId="49B803E6" w14:textId="77777777">
            <w:pPr>
              <w:rPr>
                <w:noProof/>
                <w:lang w:val="en-US"/>
              </w:rPr>
            </w:pPr>
          </w:p>
        </w:tc>
        <w:tc>
          <w:tcPr>
            <w:tcW w:w="4508" w:type="dxa"/>
          </w:tcPr>
          <w:p w:rsidR="008A728B" w:rsidP="007467ED" w:rsidRDefault="008A728B" w14:paraId="337A5F67" w14:textId="6E7E1321">
            <w:pPr>
              <w:rPr>
                <w:lang w:val="en-US"/>
              </w:rPr>
            </w:pPr>
            <w:r>
              <w:rPr>
                <w:lang w:val="en-US"/>
              </w:rPr>
              <w:t>If we scroll down</w:t>
            </w:r>
          </w:p>
        </w:tc>
      </w:tr>
      <w:tr w:rsidR="00E91842" w:rsidTr="744081DA" w14:paraId="3A6EC6F0" w14:textId="77777777">
        <w:tc>
          <w:tcPr>
            <w:tcW w:w="4508" w:type="dxa"/>
          </w:tcPr>
          <w:p w:rsidR="008A728B" w:rsidP="007467ED" w:rsidRDefault="008A728B" w14:paraId="2D53C0D2" w14:textId="3849C82C">
            <w:pPr>
              <w:rPr>
                <w:noProof/>
                <w:lang w:val="en-US"/>
              </w:rPr>
            </w:pPr>
            <w:r>
              <w:rPr>
                <w:noProof/>
                <w:color w:val="2B579A"/>
                <w:shd w:val="clear" w:color="auto" w:fill="E6E6E6"/>
              </w:rPr>
              <w:lastRenderedPageBreak/>
              <w:drawing>
                <wp:inline distT="0" distB="0" distL="0" distR="0" wp14:anchorId="49857AED" wp14:editId="4479D7DB">
                  <wp:extent cx="1924050" cy="3848099"/>
                  <wp:effectExtent l="0" t="0" r="0" b="635"/>
                  <wp:docPr id="79975569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pic:nvPicPr>
                        <pic:blipFill>
                          <a:blip r:embed="rId62" cstate="print">
                            <a:extLst>
                              <a:ext uri="{28A0092B-C50C-407E-A947-70E740481C1C}">
                                <a14:useLocalDpi xmlns:a14="http://schemas.microsoft.com/office/drawing/2010/main" val="0"/>
                              </a:ext>
                            </a:extLst>
                          </a:blip>
                          <a:stretch>
                            <a:fillRect/>
                          </a:stretch>
                        </pic:blipFill>
                        <pic:spPr>
                          <a:xfrm>
                            <a:off x="0" y="0"/>
                            <a:ext cx="1924050" cy="3848099"/>
                          </a:xfrm>
                          <a:prstGeom prst="rect">
                            <a:avLst/>
                          </a:prstGeom>
                        </pic:spPr>
                      </pic:pic>
                    </a:graphicData>
                  </a:graphic>
                </wp:inline>
              </w:drawing>
            </w:r>
          </w:p>
        </w:tc>
        <w:tc>
          <w:tcPr>
            <w:tcW w:w="4508" w:type="dxa"/>
          </w:tcPr>
          <w:p w:rsidR="008A728B" w:rsidP="007467ED" w:rsidRDefault="008A728B" w14:paraId="3C9A5644" w14:textId="77777777">
            <w:pPr>
              <w:rPr>
                <w:lang w:val="en-US"/>
              </w:rPr>
            </w:pPr>
            <w:r>
              <w:rPr>
                <w:lang w:val="en-US"/>
              </w:rPr>
              <w:t xml:space="preserve">Age </w:t>
            </w:r>
            <w:r>
              <w:rPr>
                <w:lang w:val="en-US"/>
              </w:rPr>
              <w:br/>
            </w:r>
            <w:r>
              <w:rPr>
                <w:lang w:val="en-US"/>
              </w:rPr>
              <w:br/>
            </w:r>
            <w:r>
              <w:rPr>
                <w:lang w:val="en-US"/>
              </w:rPr>
              <w:t>Gender</w:t>
            </w:r>
          </w:p>
          <w:p w:rsidR="008A728B" w:rsidP="007467ED" w:rsidRDefault="008A728B" w14:paraId="0DEA16B5" w14:textId="77777777">
            <w:pPr>
              <w:rPr>
                <w:lang w:val="en-US"/>
              </w:rPr>
            </w:pPr>
          </w:p>
          <w:p w:rsidR="008A728B" w:rsidP="007467ED" w:rsidRDefault="008A728B" w14:paraId="0D4D5019" w14:textId="77777777">
            <w:pPr>
              <w:rPr>
                <w:lang w:val="en-US"/>
              </w:rPr>
            </w:pPr>
            <w:r>
              <w:rPr>
                <w:lang w:val="en-US"/>
              </w:rPr>
              <w:t>Nationality</w:t>
            </w:r>
            <w:r>
              <w:rPr>
                <w:lang w:val="en-US"/>
              </w:rPr>
              <w:br/>
            </w:r>
          </w:p>
          <w:p w:rsidR="008A728B" w:rsidP="007467ED" w:rsidRDefault="008A728B" w14:paraId="2288DF4A" w14:textId="77777777">
            <w:pPr>
              <w:rPr>
                <w:lang w:val="en-US"/>
              </w:rPr>
            </w:pPr>
            <w:r>
              <w:rPr>
                <w:lang w:val="en-US"/>
              </w:rPr>
              <w:t>Governate</w:t>
            </w:r>
          </w:p>
          <w:p w:rsidR="008A728B" w:rsidP="007467ED" w:rsidRDefault="008A728B" w14:paraId="01191607" w14:textId="0609E1E7">
            <w:pPr>
              <w:rPr>
                <w:lang w:val="en-US"/>
              </w:rPr>
            </w:pPr>
            <w:r>
              <w:rPr>
                <w:lang w:val="en-US"/>
              </w:rPr>
              <w:br/>
            </w:r>
            <w:r>
              <w:rPr>
                <w:lang w:val="en-US"/>
              </w:rPr>
              <w:t>Caza</w:t>
            </w:r>
            <w:r>
              <w:rPr>
                <w:lang w:val="en-US"/>
              </w:rPr>
              <w:br/>
            </w:r>
            <w:r>
              <w:rPr>
                <w:lang w:val="en-US"/>
              </w:rPr>
              <w:br/>
            </w:r>
            <w:r>
              <w:rPr>
                <w:lang w:val="en-US"/>
              </w:rPr>
              <w:t>Area</w:t>
            </w:r>
            <w:r>
              <w:rPr>
                <w:lang w:val="en-US"/>
              </w:rPr>
              <w:br/>
            </w:r>
            <w:r>
              <w:rPr>
                <w:lang w:val="en-US"/>
              </w:rPr>
              <w:br/>
            </w:r>
            <w:r>
              <w:rPr>
                <w:lang w:val="en-US"/>
              </w:rPr>
              <w:t>Gateway type</w:t>
            </w:r>
          </w:p>
        </w:tc>
      </w:tr>
      <w:tr w:rsidR="00E91842" w:rsidTr="744081DA" w14:paraId="22FB8FDE" w14:textId="77777777">
        <w:tc>
          <w:tcPr>
            <w:tcW w:w="4508" w:type="dxa"/>
          </w:tcPr>
          <w:p w:rsidR="00E91842" w:rsidP="007467ED" w:rsidRDefault="00E91842" w14:paraId="73461927" w14:textId="77777777">
            <w:pPr>
              <w:rPr>
                <w:noProof/>
                <w:lang w:val="en-US"/>
              </w:rPr>
            </w:pPr>
          </w:p>
        </w:tc>
        <w:tc>
          <w:tcPr>
            <w:tcW w:w="4508" w:type="dxa"/>
          </w:tcPr>
          <w:p w:rsidR="00E91842" w:rsidP="007467ED" w:rsidRDefault="00E91842" w14:paraId="633FD5D7" w14:textId="77777777">
            <w:pPr>
              <w:rPr>
                <w:lang w:val="en-US"/>
              </w:rPr>
            </w:pPr>
          </w:p>
        </w:tc>
      </w:tr>
      <w:tr w:rsidR="00E91842" w:rsidTr="744081DA" w14:paraId="53D8A6FB" w14:textId="77777777">
        <w:tc>
          <w:tcPr>
            <w:tcW w:w="4508" w:type="dxa"/>
          </w:tcPr>
          <w:p w:rsidR="00F83CAB" w:rsidP="007467ED" w:rsidRDefault="00E91842" w14:paraId="6A9424E2" w14:textId="33D820AE">
            <w:pPr>
              <w:rPr>
                <w:noProof/>
                <w:lang w:val="en-US"/>
              </w:rPr>
            </w:pPr>
            <w:r>
              <w:rPr>
                <w:noProof/>
                <w:color w:val="2B579A"/>
                <w:shd w:val="clear" w:color="auto" w:fill="E6E6E6"/>
              </w:rPr>
              <w:drawing>
                <wp:inline distT="0" distB="0" distL="0" distR="0" wp14:anchorId="056A7899" wp14:editId="4D9BFFDE">
                  <wp:extent cx="1495425" cy="2990850"/>
                  <wp:effectExtent l="0" t="0" r="9525" b="0"/>
                  <wp:docPr id="137598701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pic:nvPicPr>
                        <pic:blipFill>
                          <a:blip r:embed="rId63">
                            <a:extLst>
                              <a:ext uri="{28A0092B-C50C-407E-A947-70E740481C1C}">
                                <a14:useLocalDpi xmlns:a14="http://schemas.microsoft.com/office/drawing/2010/main" val="0"/>
                              </a:ext>
                            </a:extLst>
                          </a:blip>
                          <a:stretch>
                            <a:fillRect/>
                          </a:stretch>
                        </pic:blipFill>
                        <pic:spPr>
                          <a:xfrm>
                            <a:off x="0" y="0"/>
                            <a:ext cx="1495425" cy="2990850"/>
                          </a:xfrm>
                          <a:prstGeom prst="rect">
                            <a:avLst/>
                          </a:prstGeom>
                        </pic:spPr>
                      </pic:pic>
                    </a:graphicData>
                  </a:graphic>
                </wp:inline>
              </w:drawing>
            </w:r>
          </w:p>
        </w:tc>
        <w:tc>
          <w:tcPr>
            <w:tcW w:w="4508" w:type="dxa"/>
          </w:tcPr>
          <w:p w:rsidR="00F83CAB" w:rsidP="007467ED" w:rsidRDefault="00E91842" w14:paraId="5057D023" w14:textId="0E1244F0">
            <w:pPr>
              <w:rPr>
                <w:lang w:val="en-US"/>
              </w:rPr>
            </w:pPr>
            <w:r>
              <w:rPr>
                <w:lang w:val="en-US"/>
              </w:rPr>
              <w:t>Consent page asking the user for permission</w:t>
            </w:r>
          </w:p>
        </w:tc>
      </w:tr>
      <w:tr w:rsidR="00E91842" w:rsidTr="744081DA" w14:paraId="2DF3AAFA" w14:textId="77777777">
        <w:tc>
          <w:tcPr>
            <w:tcW w:w="4508" w:type="dxa"/>
          </w:tcPr>
          <w:p w:rsidR="00E91842" w:rsidP="007467ED" w:rsidRDefault="00E91842" w14:paraId="4552406D" w14:textId="77777777">
            <w:pPr>
              <w:rPr>
                <w:noProof/>
                <w:lang w:val="en-US"/>
              </w:rPr>
            </w:pPr>
          </w:p>
        </w:tc>
        <w:tc>
          <w:tcPr>
            <w:tcW w:w="4508" w:type="dxa"/>
          </w:tcPr>
          <w:p w:rsidR="00E91842" w:rsidP="007467ED" w:rsidRDefault="00E91842" w14:paraId="7F7E5E46" w14:textId="77777777">
            <w:pPr>
              <w:rPr>
                <w:lang w:val="en-US"/>
              </w:rPr>
            </w:pPr>
          </w:p>
        </w:tc>
      </w:tr>
      <w:tr w:rsidR="00E91842" w:rsidTr="744081DA" w14:paraId="6BF7DE2E" w14:textId="77777777">
        <w:tc>
          <w:tcPr>
            <w:tcW w:w="4508" w:type="dxa"/>
          </w:tcPr>
          <w:p w:rsidR="00E91842" w:rsidP="007467ED" w:rsidRDefault="00E91842" w14:paraId="3BC91B87" w14:textId="010EF9B7">
            <w:pPr>
              <w:rPr>
                <w:noProof/>
                <w:lang w:val="en-US"/>
              </w:rPr>
            </w:pPr>
            <w:r>
              <w:rPr>
                <w:noProof/>
                <w:color w:val="2B579A"/>
                <w:shd w:val="clear" w:color="auto" w:fill="E6E6E6"/>
              </w:rPr>
              <w:lastRenderedPageBreak/>
              <w:drawing>
                <wp:inline distT="0" distB="0" distL="0" distR="0" wp14:anchorId="0647026C" wp14:editId="211321F8">
                  <wp:extent cx="1295400" cy="2590799"/>
                  <wp:effectExtent l="0" t="0" r="0" b="635"/>
                  <wp:docPr id="95699360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295400" cy="2590799"/>
                          </a:xfrm>
                          <a:prstGeom prst="rect">
                            <a:avLst/>
                          </a:prstGeom>
                        </pic:spPr>
                      </pic:pic>
                    </a:graphicData>
                  </a:graphic>
                </wp:inline>
              </w:drawing>
            </w:r>
            <w:r>
              <w:rPr>
                <w:noProof/>
                <w:color w:val="2B579A"/>
                <w:shd w:val="clear" w:color="auto" w:fill="E6E6E6"/>
              </w:rPr>
              <w:drawing>
                <wp:inline distT="0" distB="0" distL="0" distR="0" wp14:anchorId="368E8CCA" wp14:editId="402072DB">
                  <wp:extent cx="1295400" cy="2590798"/>
                  <wp:effectExtent l="0" t="0" r="0" b="635"/>
                  <wp:docPr id="26998372"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pic:nvPicPr>
                        <pic:blipFill>
                          <a:blip r:embed="rId65" cstate="print">
                            <a:extLst>
                              <a:ext uri="{28A0092B-C50C-407E-A947-70E740481C1C}">
                                <a14:useLocalDpi xmlns:a14="http://schemas.microsoft.com/office/drawing/2010/main" val="0"/>
                              </a:ext>
                            </a:extLst>
                          </a:blip>
                          <a:stretch>
                            <a:fillRect/>
                          </a:stretch>
                        </pic:blipFill>
                        <pic:spPr>
                          <a:xfrm>
                            <a:off x="0" y="0"/>
                            <a:ext cx="1295400" cy="2590798"/>
                          </a:xfrm>
                          <a:prstGeom prst="rect">
                            <a:avLst/>
                          </a:prstGeom>
                        </pic:spPr>
                      </pic:pic>
                    </a:graphicData>
                  </a:graphic>
                </wp:inline>
              </w:drawing>
            </w:r>
          </w:p>
        </w:tc>
        <w:tc>
          <w:tcPr>
            <w:tcW w:w="4508" w:type="dxa"/>
          </w:tcPr>
          <w:p w:rsidR="00E91842" w:rsidP="007467ED" w:rsidRDefault="00E91842" w14:paraId="2D31D652" w14:textId="624710EF">
            <w:pPr>
              <w:rPr>
                <w:lang w:val="en-US"/>
              </w:rPr>
            </w:pPr>
            <w:r>
              <w:rPr>
                <w:lang w:val="en-US"/>
              </w:rPr>
              <w:t xml:space="preserve">If yes is selected the Collector will start adding the answers in the selected dropdowns. </w:t>
            </w:r>
            <w:r>
              <w:rPr>
                <w:lang w:val="en-US"/>
              </w:rPr>
              <w:br/>
            </w:r>
            <w:r>
              <w:rPr>
                <w:lang w:val="en-US"/>
              </w:rPr>
              <w:br/>
            </w:r>
            <w:r>
              <w:rPr>
                <w:lang w:val="en-US"/>
              </w:rPr>
              <w:t>All answers are mandatory</w:t>
            </w:r>
          </w:p>
        </w:tc>
      </w:tr>
      <w:tr w:rsidR="00E91842" w:rsidTr="744081DA" w14:paraId="68FD2897" w14:textId="77777777">
        <w:tc>
          <w:tcPr>
            <w:tcW w:w="4508" w:type="dxa"/>
          </w:tcPr>
          <w:p w:rsidR="00E91842" w:rsidP="007467ED" w:rsidRDefault="00E91842" w14:paraId="30452823" w14:textId="77777777">
            <w:pPr>
              <w:rPr>
                <w:noProof/>
                <w:lang w:val="en-US"/>
              </w:rPr>
            </w:pPr>
          </w:p>
        </w:tc>
        <w:tc>
          <w:tcPr>
            <w:tcW w:w="4508" w:type="dxa"/>
          </w:tcPr>
          <w:p w:rsidR="00E91842" w:rsidP="007467ED" w:rsidRDefault="00E91842" w14:paraId="68218521" w14:textId="77777777">
            <w:pPr>
              <w:rPr>
                <w:lang w:val="en-US"/>
              </w:rPr>
            </w:pPr>
          </w:p>
        </w:tc>
      </w:tr>
      <w:tr w:rsidR="00E91842" w:rsidTr="744081DA" w14:paraId="3177704A" w14:textId="77777777">
        <w:tc>
          <w:tcPr>
            <w:tcW w:w="4508" w:type="dxa"/>
          </w:tcPr>
          <w:p w:rsidR="00E91842" w:rsidP="007467ED" w:rsidRDefault="00E91842" w14:paraId="34A05E9C" w14:textId="1092FC8A">
            <w:pPr>
              <w:rPr>
                <w:noProof/>
                <w:lang w:val="en-US"/>
              </w:rPr>
            </w:pPr>
            <w:r>
              <w:rPr>
                <w:noProof/>
                <w:color w:val="2B579A"/>
                <w:shd w:val="clear" w:color="auto" w:fill="E6E6E6"/>
              </w:rPr>
              <w:drawing>
                <wp:inline distT="0" distB="0" distL="0" distR="0" wp14:anchorId="5A2D9B93" wp14:editId="47A9D922">
                  <wp:extent cx="1252538" cy="2505075"/>
                  <wp:effectExtent l="0" t="0" r="5080" b="0"/>
                  <wp:docPr id="616924296"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pic:nvPicPr>
                        <pic:blipFill>
                          <a:blip r:embed="rId66" cstate="print">
                            <a:extLst>
                              <a:ext uri="{28A0092B-C50C-407E-A947-70E740481C1C}">
                                <a14:useLocalDpi xmlns:a14="http://schemas.microsoft.com/office/drawing/2010/main" val="0"/>
                              </a:ext>
                            </a:extLst>
                          </a:blip>
                          <a:stretch>
                            <a:fillRect/>
                          </a:stretch>
                        </pic:blipFill>
                        <pic:spPr>
                          <a:xfrm>
                            <a:off x="0" y="0"/>
                            <a:ext cx="1252538" cy="2505075"/>
                          </a:xfrm>
                          <a:prstGeom prst="rect">
                            <a:avLst/>
                          </a:prstGeom>
                        </pic:spPr>
                      </pic:pic>
                    </a:graphicData>
                  </a:graphic>
                </wp:inline>
              </w:drawing>
            </w:r>
            <w:r>
              <w:rPr>
                <w:noProof/>
                <w:color w:val="2B579A"/>
                <w:shd w:val="clear" w:color="auto" w:fill="E6E6E6"/>
              </w:rPr>
              <w:drawing>
                <wp:inline distT="0" distB="0" distL="0" distR="0" wp14:anchorId="71EF0475" wp14:editId="0434B363">
                  <wp:extent cx="1257301" cy="2514600"/>
                  <wp:effectExtent l="0" t="0" r="0" b="0"/>
                  <wp:docPr id="1412438578"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pic:nvPicPr>
                        <pic:blipFill>
                          <a:blip r:embed="rId67" cstate="print">
                            <a:extLst>
                              <a:ext uri="{28A0092B-C50C-407E-A947-70E740481C1C}">
                                <a14:useLocalDpi xmlns:a14="http://schemas.microsoft.com/office/drawing/2010/main" val="0"/>
                              </a:ext>
                            </a:extLst>
                          </a:blip>
                          <a:stretch>
                            <a:fillRect/>
                          </a:stretch>
                        </pic:blipFill>
                        <pic:spPr>
                          <a:xfrm>
                            <a:off x="0" y="0"/>
                            <a:ext cx="1257301" cy="2514600"/>
                          </a:xfrm>
                          <a:prstGeom prst="rect">
                            <a:avLst/>
                          </a:prstGeom>
                        </pic:spPr>
                      </pic:pic>
                    </a:graphicData>
                  </a:graphic>
                </wp:inline>
              </w:drawing>
            </w:r>
          </w:p>
        </w:tc>
        <w:tc>
          <w:tcPr>
            <w:tcW w:w="4508" w:type="dxa"/>
          </w:tcPr>
          <w:p w:rsidR="00E91842" w:rsidP="007467ED" w:rsidRDefault="00E91842" w14:paraId="075A623D" w14:textId="48DBF8B3">
            <w:pPr>
              <w:rPr>
                <w:lang w:val="en-US"/>
              </w:rPr>
            </w:pPr>
            <w:r>
              <w:rPr>
                <w:noProof/>
                <w:color w:val="2B579A"/>
                <w:shd w:val="clear" w:color="auto" w:fill="E6E6E6"/>
              </w:rPr>
              <w:drawing>
                <wp:inline distT="0" distB="0" distL="0" distR="0" wp14:anchorId="39E0D74D" wp14:editId="2EFC04DC">
                  <wp:extent cx="1257300" cy="2514600"/>
                  <wp:effectExtent l="0" t="0" r="0" b="0"/>
                  <wp:docPr id="477088536"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257300" cy="2514600"/>
                          </a:xfrm>
                          <a:prstGeom prst="rect">
                            <a:avLst/>
                          </a:prstGeom>
                        </pic:spPr>
                      </pic:pic>
                    </a:graphicData>
                  </a:graphic>
                </wp:inline>
              </w:drawing>
            </w:r>
          </w:p>
        </w:tc>
      </w:tr>
      <w:tr w:rsidR="00E91842" w:rsidTr="744081DA" w14:paraId="796A5D11" w14:textId="77777777">
        <w:tc>
          <w:tcPr>
            <w:tcW w:w="4508" w:type="dxa"/>
          </w:tcPr>
          <w:p w:rsidR="00E91842" w:rsidP="007467ED" w:rsidRDefault="00E91842" w14:paraId="545EF5DE" w14:textId="77777777">
            <w:pPr>
              <w:rPr>
                <w:noProof/>
                <w:lang w:val="en-US"/>
              </w:rPr>
            </w:pPr>
          </w:p>
        </w:tc>
        <w:tc>
          <w:tcPr>
            <w:tcW w:w="4508" w:type="dxa"/>
          </w:tcPr>
          <w:p w:rsidR="00E91842" w:rsidP="007467ED" w:rsidRDefault="00E91842" w14:paraId="5A0B2A80" w14:textId="77777777">
            <w:pPr>
              <w:rPr>
                <w:noProof/>
                <w:lang w:val="en-US"/>
              </w:rPr>
            </w:pPr>
          </w:p>
        </w:tc>
      </w:tr>
      <w:tr w:rsidR="00E91842" w:rsidTr="744081DA" w14:paraId="0DFB2EE1" w14:textId="77777777">
        <w:tc>
          <w:tcPr>
            <w:tcW w:w="4508" w:type="dxa"/>
          </w:tcPr>
          <w:p w:rsidR="00E91842" w:rsidP="007467ED" w:rsidRDefault="00E91842" w14:paraId="4319796D" w14:textId="1E6830FB">
            <w:pPr>
              <w:rPr>
                <w:noProof/>
                <w:lang w:val="en-US"/>
              </w:rPr>
            </w:pPr>
            <w:r>
              <w:rPr>
                <w:noProof/>
                <w:color w:val="2B579A"/>
                <w:shd w:val="clear" w:color="auto" w:fill="E6E6E6"/>
              </w:rPr>
              <w:drawing>
                <wp:inline distT="0" distB="0" distL="0" distR="0" wp14:anchorId="1E2BC0A9" wp14:editId="16C60A6E">
                  <wp:extent cx="1362076" cy="2724150"/>
                  <wp:effectExtent l="0" t="0" r="9525" b="0"/>
                  <wp:docPr id="1752189846"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pic:nvPicPr>
                        <pic:blipFill>
                          <a:blip r:embed="rId69" cstate="print">
                            <a:extLst>
                              <a:ext uri="{28A0092B-C50C-407E-A947-70E740481C1C}">
                                <a14:useLocalDpi xmlns:a14="http://schemas.microsoft.com/office/drawing/2010/main" val="0"/>
                              </a:ext>
                            </a:extLst>
                          </a:blip>
                          <a:stretch>
                            <a:fillRect/>
                          </a:stretch>
                        </pic:blipFill>
                        <pic:spPr>
                          <a:xfrm>
                            <a:off x="0" y="0"/>
                            <a:ext cx="1362076" cy="2724150"/>
                          </a:xfrm>
                          <a:prstGeom prst="rect">
                            <a:avLst/>
                          </a:prstGeom>
                        </pic:spPr>
                      </pic:pic>
                    </a:graphicData>
                  </a:graphic>
                </wp:inline>
              </w:drawing>
            </w:r>
          </w:p>
        </w:tc>
        <w:tc>
          <w:tcPr>
            <w:tcW w:w="4508" w:type="dxa"/>
          </w:tcPr>
          <w:p w:rsidR="00E91842" w:rsidP="007467ED" w:rsidRDefault="00E91842" w14:paraId="2D68B685" w14:textId="77777777">
            <w:pPr>
              <w:rPr>
                <w:noProof/>
                <w:lang w:val="en-US"/>
              </w:rPr>
            </w:pPr>
            <w:r>
              <w:rPr>
                <w:noProof/>
                <w:lang w:val="en-US"/>
              </w:rPr>
              <w:t xml:space="preserve">At the end of the application, a collector can </w:t>
            </w:r>
            <w:r w:rsidRPr="0034420A">
              <w:rPr>
                <w:b/>
                <w:bCs/>
                <w:noProof/>
                <w:lang w:val="en-US"/>
              </w:rPr>
              <w:t>Save</w:t>
            </w:r>
            <w:r>
              <w:rPr>
                <w:noProof/>
                <w:lang w:val="en-US"/>
              </w:rPr>
              <w:t xml:space="preserve"> and application to continue later or he can </w:t>
            </w:r>
            <w:r w:rsidRPr="0034420A">
              <w:rPr>
                <w:b/>
                <w:bCs/>
                <w:noProof/>
                <w:lang w:val="en-US"/>
              </w:rPr>
              <w:t>Submit</w:t>
            </w:r>
            <w:r>
              <w:rPr>
                <w:noProof/>
                <w:lang w:val="en-US"/>
              </w:rPr>
              <w:t xml:space="preserve"> the application and he’ll be redirected to the Post pending application with the newly created application.</w:t>
            </w:r>
          </w:p>
          <w:p w:rsidR="00C87E66" w:rsidP="007467ED" w:rsidRDefault="00A112B4" w14:paraId="1046A07A" w14:textId="5E5CB5A6">
            <w:pPr>
              <w:rPr>
                <w:noProof/>
                <w:lang w:val="en-US"/>
              </w:rPr>
            </w:pPr>
            <w:r>
              <w:br/>
            </w:r>
            <w:r w:rsidRPr="744081DA">
              <w:rPr>
                <w:noProof/>
                <w:lang w:val="en-US"/>
              </w:rPr>
              <w:t>If Saved the application will show in the Pre-pending tab</w:t>
            </w:r>
            <w:r>
              <w:br/>
            </w:r>
            <w:r>
              <w:rPr>
                <w:noProof/>
                <w:color w:val="2B579A"/>
                <w:shd w:val="clear" w:color="auto" w:fill="E6E6E6"/>
              </w:rPr>
              <w:drawing>
                <wp:inline distT="0" distB="0" distL="0" distR="0" wp14:anchorId="7250DC22" wp14:editId="10406673">
                  <wp:extent cx="2279767" cy="1035103"/>
                  <wp:effectExtent l="0" t="0" r="6350" b="0"/>
                  <wp:docPr id="2139208913"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pic:nvPicPr>
                        <pic:blipFill>
                          <a:blip r:embed="rId70">
                            <a:extLst>
                              <a:ext uri="{28A0092B-C50C-407E-A947-70E740481C1C}">
                                <a14:useLocalDpi xmlns:a14="http://schemas.microsoft.com/office/drawing/2010/main" val="0"/>
                              </a:ext>
                            </a:extLst>
                          </a:blip>
                          <a:stretch>
                            <a:fillRect/>
                          </a:stretch>
                        </pic:blipFill>
                        <pic:spPr>
                          <a:xfrm>
                            <a:off x="0" y="0"/>
                            <a:ext cx="2279767" cy="1035103"/>
                          </a:xfrm>
                          <a:prstGeom prst="rect">
                            <a:avLst/>
                          </a:prstGeom>
                        </pic:spPr>
                      </pic:pic>
                    </a:graphicData>
                  </a:graphic>
                </wp:inline>
              </w:drawing>
            </w:r>
            <w:r>
              <w:br/>
            </w:r>
            <w:r>
              <w:br/>
            </w:r>
            <w:r>
              <w:br/>
            </w:r>
            <w:r>
              <w:rPr>
                <w:noProof/>
                <w:color w:val="2B579A"/>
                <w:shd w:val="clear" w:color="auto" w:fill="E6E6E6"/>
              </w:rPr>
              <w:lastRenderedPageBreak/>
              <w:drawing>
                <wp:inline distT="0" distB="0" distL="0" distR="0" wp14:anchorId="77CBF9CB" wp14:editId="20FAF42C">
                  <wp:extent cx="2276475" cy="1038225"/>
                  <wp:effectExtent l="0" t="0" r="9525" b="9525"/>
                  <wp:docPr id="1610455012"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pic:nvPicPr>
                        <pic:blipFill>
                          <a:blip r:embed="rId71">
                            <a:extLst>
                              <a:ext uri="{28A0092B-C50C-407E-A947-70E740481C1C}">
                                <a14:useLocalDpi xmlns:a14="http://schemas.microsoft.com/office/drawing/2010/main" val="0"/>
                              </a:ext>
                            </a:extLst>
                          </a:blip>
                          <a:stretch>
                            <a:fillRect/>
                          </a:stretch>
                        </pic:blipFill>
                        <pic:spPr>
                          <a:xfrm>
                            <a:off x="0" y="0"/>
                            <a:ext cx="2276475" cy="1038225"/>
                          </a:xfrm>
                          <a:prstGeom prst="rect">
                            <a:avLst/>
                          </a:prstGeom>
                        </pic:spPr>
                      </pic:pic>
                    </a:graphicData>
                  </a:graphic>
                </wp:inline>
              </w:drawing>
            </w:r>
            <w:r>
              <w:br/>
            </w:r>
            <w:r w:rsidRPr="744081DA">
              <w:rPr>
                <w:noProof/>
                <w:lang w:val="en-US"/>
              </w:rPr>
              <w:t xml:space="preserve"> </w:t>
            </w:r>
          </w:p>
          <w:p w:rsidR="00C87E66" w:rsidP="007467ED" w:rsidRDefault="00C87E66" w14:paraId="43542423" w14:textId="17D5EC02">
            <w:pPr>
              <w:rPr>
                <w:noProof/>
                <w:lang w:val="en-US"/>
              </w:rPr>
            </w:pPr>
          </w:p>
        </w:tc>
      </w:tr>
      <w:tr w:rsidR="00A112B4" w:rsidTr="744081DA" w14:paraId="7A9A2BAE" w14:textId="77777777">
        <w:tc>
          <w:tcPr>
            <w:tcW w:w="4508" w:type="dxa"/>
          </w:tcPr>
          <w:p w:rsidR="00A112B4" w:rsidP="007467ED" w:rsidRDefault="00A112B4" w14:paraId="0C38FA2B" w14:textId="77777777">
            <w:pPr>
              <w:rPr>
                <w:noProof/>
                <w:lang w:val="en-US"/>
              </w:rPr>
            </w:pPr>
          </w:p>
        </w:tc>
        <w:tc>
          <w:tcPr>
            <w:tcW w:w="4508" w:type="dxa"/>
          </w:tcPr>
          <w:p w:rsidR="00A112B4" w:rsidP="007467ED" w:rsidRDefault="00A112B4" w14:paraId="00E209AF" w14:textId="77777777">
            <w:pPr>
              <w:rPr>
                <w:noProof/>
                <w:lang w:val="en-US"/>
              </w:rPr>
            </w:pPr>
          </w:p>
        </w:tc>
      </w:tr>
    </w:tbl>
    <w:p w:rsidR="007467ED" w:rsidP="00A112B4" w:rsidRDefault="00A112B4" w14:paraId="6A63C7AD" w14:textId="1BCC262E">
      <w:pPr>
        <w:pStyle w:val="Heading2"/>
      </w:pPr>
      <w:r>
        <w:br/>
      </w:r>
      <w:bookmarkStart w:name="_Toc37764288" w:id="108"/>
      <w:r>
        <w:t xml:space="preserve">Create a </w:t>
      </w:r>
      <w:proofErr w:type="spellStart"/>
      <w:r>
        <w:t>Post test</w:t>
      </w:r>
      <w:proofErr w:type="spellEnd"/>
      <w:r>
        <w:t xml:space="preserve"> application from a Submitted pretest application</w:t>
      </w:r>
      <w:bookmarkEnd w:id="108"/>
    </w:p>
    <w:p w:rsidR="00A112B4" w:rsidP="00A112B4" w:rsidRDefault="00A112B4" w14:paraId="01E16285" w14:textId="0B5FD3AF">
      <w:pPr>
        <w:rPr>
          <w:lang w:val="en-US"/>
        </w:rPr>
      </w:pPr>
    </w:p>
    <w:tbl>
      <w:tblPr>
        <w:tblStyle w:val="TableGrid"/>
        <w:tblW w:w="0" w:type="auto"/>
        <w:tblLook w:val="04A0" w:firstRow="1" w:lastRow="0" w:firstColumn="1" w:lastColumn="0" w:noHBand="0" w:noVBand="1"/>
      </w:tblPr>
      <w:tblGrid>
        <w:gridCol w:w="4508"/>
        <w:gridCol w:w="4508"/>
      </w:tblGrid>
      <w:tr w:rsidR="004E1D97" w:rsidTr="744081DA" w14:paraId="171DE070" w14:textId="77777777">
        <w:tc>
          <w:tcPr>
            <w:tcW w:w="4508" w:type="dxa"/>
          </w:tcPr>
          <w:p w:rsidR="004E1D97" w:rsidP="00A112B4" w:rsidRDefault="004E1D97" w14:paraId="7C365DA4" w14:textId="27BD8310">
            <w:pPr>
              <w:rPr>
                <w:lang w:val="en-US"/>
              </w:rPr>
            </w:pPr>
            <w:r>
              <w:rPr>
                <w:noProof/>
                <w:color w:val="2B579A"/>
                <w:shd w:val="clear" w:color="auto" w:fill="E6E6E6"/>
              </w:rPr>
              <w:drawing>
                <wp:inline distT="0" distB="0" distL="0" distR="0" wp14:anchorId="2C59B2FD" wp14:editId="4D249540">
                  <wp:extent cx="2276475" cy="1038225"/>
                  <wp:effectExtent l="0" t="0" r="9525" b="9525"/>
                  <wp:docPr id="2076115780"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pic:nvPicPr>
                        <pic:blipFill>
                          <a:blip r:embed="rId71">
                            <a:extLst>
                              <a:ext uri="{28A0092B-C50C-407E-A947-70E740481C1C}">
                                <a14:useLocalDpi xmlns:a14="http://schemas.microsoft.com/office/drawing/2010/main" val="0"/>
                              </a:ext>
                            </a:extLst>
                          </a:blip>
                          <a:stretch>
                            <a:fillRect/>
                          </a:stretch>
                        </pic:blipFill>
                        <pic:spPr>
                          <a:xfrm>
                            <a:off x="0" y="0"/>
                            <a:ext cx="2276475" cy="1038225"/>
                          </a:xfrm>
                          <a:prstGeom prst="rect">
                            <a:avLst/>
                          </a:prstGeom>
                        </pic:spPr>
                      </pic:pic>
                    </a:graphicData>
                  </a:graphic>
                </wp:inline>
              </w:drawing>
            </w:r>
          </w:p>
        </w:tc>
        <w:tc>
          <w:tcPr>
            <w:tcW w:w="4508" w:type="dxa"/>
          </w:tcPr>
          <w:p w:rsidR="004E1D97" w:rsidP="00A112B4" w:rsidRDefault="004E1D97" w14:paraId="4CB35703" w14:textId="76488F8D">
            <w:pPr>
              <w:rPr>
                <w:lang w:val="en-US"/>
              </w:rPr>
            </w:pPr>
            <w:r>
              <w:rPr>
                <w:lang w:val="en-US"/>
              </w:rPr>
              <w:t>Click on the Post-pending tab in the footer and you will see the application that are Pre-test done</w:t>
            </w:r>
          </w:p>
        </w:tc>
      </w:tr>
      <w:tr w:rsidR="004E1D97" w:rsidTr="744081DA" w14:paraId="2E4F5F0C" w14:textId="77777777">
        <w:tc>
          <w:tcPr>
            <w:tcW w:w="4508" w:type="dxa"/>
          </w:tcPr>
          <w:p w:rsidR="004E1D97" w:rsidP="00A112B4" w:rsidRDefault="004E1D97" w14:paraId="7037F410" w14:textId="77777777">
            <w:pPr>
              <w:rPr>
                <w:lang w:val="en-US"/>
              </w:rPr>
            </w:pPr>
          </w:p>
        </w:tc>
        <w:tc>
          <w:tcPr>
            <w:tcW w:w="4508" w:type="dxa"/>
          </w:tcPr>
          <w:p w:rsidR="004E1D97" w:rsidP="00A112B4" w:rsidRDefault="004E1D97" w14:paraId="2D9AFFAD" w14:textId="77777777">
            <w:pPr>
              <w:rPr>
                <w:lang w:val="en-US"/>
              </w:rPr>
            </w:pPr>
          </w:p>
        </w:tc>
      </w:tr>
      <w:tr w:rsidR="004E1D97" w:rsidTr="744081DA" w14:paraId="025716DA" w14:textId="77777777">
        <w:tc>
          <w:tcPr>
            <w:tcW w:w="4508" w:type="dxa"/>
          </w:tcPr>
          <w:p w:rsidR="004E1D97" w:rsidP="00A112B4" w:rsidRDefault="004E1D97" w14:paraId="3D2E7092" w14:textId="77777777">
            <w:pPr>
              <w:rPr>
                <w:lang w:val="en-US"/>
              </w:rPr>
            </w:pPr>
          </w:p>
        </w:tc>
        <w:tc>
          <w:tcPr>
            <w:tcW w:w="4508" w:type="dxa"/>
          </w:tcPr>
          <w:p w:rsidR="004E1D97" w:rsidP="00A112B4" w:rsidRDefault="004E1D97" w14:paraId="39A176CB" w14:textId="386E10FA">
            <w:pPr>
              <w:rPr>
                <w:lang w:val="en-US"/>
              </w:rPr>
            </w:pPr>
            <w:r>
              <w:rPr>
                <w:lang w:val="en-US"/>
              </w:rPr>
              <w:t>Click on the Pen icon next to the application</w:t>
            </w:r>
          </w:p>
        </w:tc>
      </w:tr>
      <w:tr w:rsidR="004E1D97" w:rsidTr="744081DA" w14:paraId="63A6B2E1" w14:textId="77777777">
        <w:tc>
          <w:tcPr>
            <w:tcW w:w="4508" w:type="dxa"/>
          </w:tcPr>
          <w:p w:rsidR="004E1D97" w:rsidP="00A112B4" w:rsidRDefault="004E1D97" w14:paraId="728420A5" w14:textId="0693D841">
            <w:pPr>
              <w:rPr>
                <w:lang w:val="en-US"/>
              </w:rPr>
            </w:pPr>
            <w:r>
              <w:rPr>
                <w:noProof/>
                <w:color w:val="2B579A"/>
                <w:shd w:val="clear" w:color="auto" w:fill="E6E6E6"/>
              </w:rPr>
              <w:drawing>
                <wp:inline distT="0" distB="0" distL="0" distR="0" wp14:anchorId="70DBE843" wp14:editId="4531E9CA">
                  <wp:extent cx="1673311" cy="879520"/>
                  <wp:effectExtent l="0" t="0" r="3175" b="0"/>
                  <wp:docPr id="2075796882"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pic:nvPicPr>
                        <pic:blipFill>
                          <a:blip r:embed="rId72">
                            <a:extLst>
                              <a:ext uri="{28A0092B-C50C-407E-A947-70E740481C1C}">
                                <a14:useLocalDpi xmlns:a14="http://schemas.microsoft.com/office/drawing/2010/main" val="0"/>
                              </a:ext>
                            </a:extLst>
                          </a:blip>
                          <a:stretch>
                            <a:fillRect/>
                          </a:stretch>
                        </pic:blipFill>
                        <pic:spPr>
                          <a:xfrm>
                            <a:off x="0" y="0"/>
                            <a:ext cx="1673311" cy="879520"/>
                          </a:xfrm>
                          <a:prstGeom prst="rect">
                            <a:avLst/>
                          </a:prstGeom>
                        </pic:spPr>
                      </pic:pic>
                    </a:graphicData>
                  </a:graphic>
                </wp:inline>
              </w:drawing>
            </w:r>
          </w:p>
        </w:tc>
        <w:tc>
          <w:tcPr>
            <w:tcW w:w="4508" w:type="dxa"/>
          </w:tcPr>
          <w:p w:rsidR="004E1D97" w:rsidP="00A112B4" w:rsidRDefault="004E1D97" w14:paraId="51E54576" w14:textId="735E3DBC">
            <w:pPr>
              <w:rPr>
                <w:lang w:val="en-US"/>
              </w:rPr>
            </w:pPr>
            <w:r>
              <w:rPr>
                <w:lang w:val="en-US"/>
              </w:rPr>
              <w:br/>
            </w:r>
            <w:r>
              <w:rPr>
                <w:lang w:val="en-US"/>
              </w:rPr>
              <w:t>Start filling the application</w:t>
            </w:r>
          </w:p>
        </w:tc>
      </w:tr>
      <w:tr w:rsidR="004E1D97" w:rsidTr="744081DA" w14:paraId="0ECC1BCB" w14:textId="77777777">
        <w:tc>
          <w:tcPr>
            <w:tcW w:w="4508" w:type="dxa"/>
          </w:tcPr>
          <w:p w:rsidR="004E1D97" w:rsidP="00A112B4" w:rsidRDefault="004E1D97" w14:paraId="1BF79394" w14:textId="77777777">
            <w:pPr>
              <w:rPr>
                <w:noProof/>
                <w:lang w:val="en-US"/>
              </w:rPr>
            </w:pPr>
          </w:p>
        </w:tc>
        <w:tc>
          <w:tcPr>
            <w:tcW w:w="4508" w:type="dxa"/>
          </w:tcPr>
          <w:p w:rsidR="004E1D97" w:rsidP="00A112B4" w:rsidRDefault="004E1D97" w14:paraId="03E54D1E" w14:textId="77777777">
            <w:pPr>
              <w:rPr>
                <w:lang w:val="en-US"/>
              </w:rPr>
            </w:pPr>
          </w:p>
        </w:tc>
      </w:tr>
      <w:tr w:rsidR="004E1D97" w:rsidTr="744081DA" w14:paraId="2B60D739" w14:textId="77777777">
        <w:tc>
          <w:tcPr>
            <w:tcW w:w="4508" w:type="dxa"/>
          </w:tcPr>
          <w:p w:rsidR="004E1D97" w:rsidP="00A112B4" w:rsidRDefault="004E1D97" w14:paraId="2971D368" w14:textId="1232F5AF">
            <w:pPr>
              <w:rPr>
                <w:noProof/>
                <w:lang w:val="en-US"/>
              </w:rPr>
            </w:pPr>
            <w:r>
              <w:rPr>
                <w:noProof/>
                <w:color w:val="2B579A"/>
                <w:shd w:val="clear" w:color="auto" w:fill="E6E6E6"/>
              </w:rPr>
              <w:drawing>
                <wp:inline distT="0" distB="0" distL="0" distR="0" wp14:anchorId="4808080D" wp14:editId="65EA285F">
                  <wp:extent cx="2067031" cy="1066855"/>
                  <wp:effectExtent l="0" t="0" r="0" b="0"/>
                  <wp:docPr id="1471304581"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pic:nvPicPr>
                        <pic:blipFill>
                          <a:blip r:embed="rId73">
                            <a:extLst>
                              <a:ext uri="{28A0092B-C50C-407E-A947-70E740481C1C}">
                                <a14:useLocalDpi xmlns:a14="http://schemas.microsoft.com/office/drawing/2010/main" val="0"/>
                              </a:ext>
                            </a:extLst>
                          </a:blip>
                          <a:stretch>
                            <a:fillRect/>
                          </a:stretch>
                        </pic:blipFill>
                        <pic:spPr>
                          <a:xfrm>
                            <a:off x="0" y="0"/>
                            <a:ext cx="2067031" cy="1066855"/>
                          </a:xfrm>
                          <a:prstGeom prst="rect">
                            <a:avLst/>
                          </a:prstGeom>
                        </pic:spPr>
                      </pic:pic>
                    </a:graphicData>
                  </a:graphic>
                </wp:inline>
              </w:drawing>
            </w:r>
          </w:p>
        </w:tc>
        <w:tc>
          <w:tcPr>
            <w:tcW w:w="4508" w:type="dxa"/>
          </w:tcPr>
          <w:p w:rsidR="004E1D97" w:rsidP="00A112B4" w:rsidRDefault="004E1D97" w14:paraId="0EC80B29" w14:textId="5E8D9CA2">
            <w:pPr>
              <w:rPr>
                <w:lang w:val="en-US"/>
              </w:rPr>
            </w:pPr>
            <w:r>
              <w:rPr>
                <w:lang w:val="en-US"/>
              </w:rPr>
              <w:t>Submit the application when done and you should see it in the Done tab at the footer part.</w:t>
            </w:r>
          </w:p>
        </w:tc>
      </w:tr>
    </w:tbl>
    <w:p w:rsidRPr="0034420A" w:rsidR="004E1D97" w:rsidP="0034420A" w:rsidRDefault="004E1D97" w14:paraId="1A319137" w14:textId="77777777">
      <w:pPr>
        <w:rPr>
          <w:lang w:val="en-US"/>
        </w:rPr>
      </w:pPr>
    </w:p>
    <w:p w:rsidRPr="00021DD5" w:rsidR="00EB72B0" w:rsidP="00F5011B" w:rsidRDefault="008C6DF2" w14:paraId="3799F60A" w14:textId="0ABB4AA9">
      <w:pPr>
        <w:rPr>
          <w:rFonts w:ascii="Times New Roman" w:hAnsi="Times New Roman" w:cs="Times New Roman"/>
          <w:sz w:val="24"/>
          <w:szCs w:val="24"/>
        </w:rPr>
      </w:pPr>
      <w:r>
        <w:br w:type="page"/>
      </w:r>
      <w:r w:rsidRPr="00F5011B" w:rsidR="00F5011B">
        <w:rPr>
          <w:rFonts w:asciiTheme="majorHAnsi" w:hAnsiTheme="majorHAnsi" w:eastAsiaTheme="majorEastAsia" w:cstheme="majorBidi"/>
          <w:sz w:val="26"/>
          <w:szCs w:val="26"/>
          <w:lang w:val="en-US"/>
        </w:rPr>
        <w:lastRenderedPageBreak/>
        <w:t>A</w:t>
      </w:r>
      <w:proofErr w:type="spellStart"/>
      <w:r w:rsidRPr="00021DD5" w:rsidR="000137FF">
        <w:rPr>
          <w:rFonts w:ascii="Times New Roman" w:hAnsi="Times New Roman" w:cs="Times New Roman"/>
          <w:sz w:val="24"/>
          <w:szCs w:val="24"/>
        </w:rPr>
        <w:t>t</w:t>
      </w:r>
      <w:proofErr w:type="spellEnd"/>
      <w:r w:rsidRPr="00021DD5" w:rsidR="000137FF">
        <w:rPr>
          <w:rFonts w:ascii="Times New Roman" w:hAnsi="Times New Roman" w:cs="Times New Roman"/>
          <w:sz w:val="24"/>
          <w:szCs w:val="24"/>
        </w:rPr>
        <w:t xml:space="preserve"> the beginning of the form, you will fill out the following fields: </w:t>
      </w:r>
    </w:p>
    <w:p w:rsidRPr="004C3FAD" w:rsidR="00C02E92" w:rsidP="0016717F" w:rsidRDefault="00C02E92" w14:paraId="4F08C928" w14:textId="77374A88">
      <w:pPr>
        <w:pStyle w:val="ListParagraph"/>
        <w:numPr>
          <w:ilvl w:val="0"/>
          <w:numId w:val="1"/>
        </w:numPr>
        <w:tabs>
          <w:tab w:val="left" w:pos="2534"/>
        </w:tabs>
        <w:spacing w:after="0" w:line="240" w:lineRule="auto"/>
        <w:jc w:val="both"/>
        <w:rPr>
          <w:rFonts w:ascii="Times New Roman" w:hAnsi="Times New Roman" w:cs="Times New Roman"/>
          <w:sz w:val="24"/>
          <w:szCs w:val="24"/>
        </w:rPr>
      </w:pPr>
      <w:r w:rsidRPr="004C3FAD">
        <w:rPr>
          <w:rFonts w:ascii="Times New Roman" w:hAnsi="Times New Roman" w:cs="Times New Roman"/>
          <w:sz w:val="24"/>
          <w:szCs w:val="24"/>
        </w:rPr>
        <w:t>Agency name</w:t>
      </w:r>
      <w:r w:rsidRPr="004C3FAD" w:rsidR="004C3FAD">
        <w:rPr>
          <w:rFonts w:ascii="Times New Roman" w:hAnsi="Times New Roman" w:cs="Times New Roman"/>
          <w:sz w:val="24"/>
          <w:szCs w:val="24"/>
        </w:rPr>
        <w:t xml:space="preserve"> and interviewer name</w:t>
      </w:r>
      <w:r w:rsidRPr="004C3FAD">
        <w:rPr>
          <w:rFonts w:ascii="Times New Roman" w:hAnsi="Times New Roman" w:cs="Times New Roman"/>
          <w:sz w:val="24"/>
          <w:szCs w:val="24"/>
        </w:rPr>
        <w:t xml:space="preserve"> will come automatically </w:t>
      </w:r>
      <w:r w:rsidRPr="004C3FAD" w:rsidR="004C3FAD">
        <w:rPr>
          <w:rFonts w:ascii="Times New Roman" w:hAnsi="Times New Roman" w:cs="Times New Roman"/>
          <w:sz w:val="24"/>
          <w:szCs w:val="24"/>
        </w:rPr>
        <w:t xml:space="preserve">generated </w:t>
      </w:r>
      <w:r w:rsidRPr="004C3FAD">
        <w:rPr>
          <w:rFonts w:ascii="Times New Roman" w:hAnsi="Times New Roman" w:cs="Times New Roman"/>
          <w:sz w:val="24"/>
          <w:szCs w:val="24"/>
        </w:rPr>
        <w:t>from the Collector login</w:t>
      </w:r>
    </w:p>
    <w:p w:rsidRPr="004C3FAD" w:rsidR="00C02E92" w:rsidP="0016717F" w:rsidRDefault="00C02E92" w14:paraId="3615A966" w14:textId="3E1E6408">
      <w:pPr>
        <w:pStyle w:val="ListParagraph"/>
        <w:numPr>
          <w:ilvl w:val="0"/>
          <w:numId w:val="1"/>
        </w:numPr>
        <w:tabs>
          <w:tab w:val="left" w:pos="2534"/>
        </w:tabs>
        <w:spacing w:after="0" w:line="240" w:lineRule="auto"/>
        <w:jc w:val="both"/>
        <w:rPr>
          <w:rFonts w:ascii="Times New Roman" w:hAnsi="Times New Roman" w:cs="Times New Roman"/>
          <w:sz w:val="24"/>
          <w:szCs w:val="24"/>
        </w:rPr>
      </w:pPr>
      <w:r w:rsidRPr="004C3FAD">
        <w:rPr>
          <w:rFonts w:ascii="Times New Roman" w:hAnsi="Times New Roman" w:cs="Times New Roman"/>
          <w:sz w:val="24"/>
          <w:szCs w:val="24"/>
        </w:rPr>
        <w:t xml:space="preserve">Date of the interview will be by default the current phone </w:t>
      </w:r>
      <w:proofErr w:type="gramStart"/>
      <w:r w:rsidRPr="004C3FAD">
        <w:rPr>
          <w:rFonts w:ascii="Times New Roman" w:hAnsi="Times New Roman" w:cs="Times New Roman"/>
          <w:sz w:val="24"/>
          <w:szCs w:val="24"/>
        </w:rPr>
        <w:t>date,</w:t>
      </w:r>
      <w:proofErr w:type="gramEnd"/>
      <w:r w:rsidRPr="004C3FAD">
        <w:rPr>
          <w:rFonts w:ascii="Times New Roman" w:hAnsi="Times New Roman" w:cs="Times New Roman"/>
          <w:sz w:val="24"/>
          <w:szCs w:val="24"/>
        </w:rPr>
        <w:t xml:space="preserve"> it can be changed.</w:t>
      </w:r>
    </w:p>
    <w:p w:rsidRPr="00021DD5" w:rsidR="008B5017" w:rsidP="0016717F" w:rsidRDefault="008B5017" w14:paraId="032F90CD" w14:textId="77777777">
      <w:pPr>
        <w:pStyle w:val="ListParagraph"/>
        <w:numPr>
          <w:ilvl w:val="0"/>
          <w:numId w:val="1"/>
        </w:numPr>
        <w:tabs>
          <w:tab w:val="left" w:pos="2534"/>
        </w:tabs>
        <w:spacing w:after="0" w:line="240" w:lineRule="auto"/>
        <w:jc w:val="both"/>
        <w:rPr>
          <w:rFonts w:ascii="Times New Roman" w:hAnsi="Times New Roman" w:cs="Times New Roman"/>
          <w:sz w:val="24"/>
          <w:szCs w:val="24"/>
        </w:rPr>
      </w:pPr>
      <w:r w:rsidRPr="00021DD5">
        <w:rPr>
          <w:rFonts w:ascii="Times New Roman" w:hAnsi="Times New Roman" w:cs="Times New Roman"/>
          <w:sz w:val="24"/>
          <w:szCs w:val="24"/>
        </w:rPr>
        <w:t>Geographic location (all to be selected from a dropdown list):</w:t>
      </w:r>
    </w:p>
    <w:p w:rsidRPr="00021DD5" w:rsidR="008B5017" w:rsidP="0016717F" w:rsidRDefault="008B5017" w14:paraId="52D2BE45" w14:textId="77777777">
      <w:pPr>
        <w:pStyle w:val="ListParagraph"/>
        <w:numPr>
          <w:ilvl w:val="1"/>
          <w:numId w:val="1"/>
        </w:numPr>
        <w:tabs>
          <w:tab w:val="left" w:pos="2534"/>
        </w:tabs>
        <w:spacing w:after="0" w:line="240" w:lineRule="auto"/>
        <w:jc w:val="both"/>
        <w:rPr>
          <w:rFonts w:ascii="Times New Roman" w:hAnsi="Times New Roman" w:cs="Times New Roman"/>
          <w:sz w:val="24"/>
          <w:szCs w:val="24"/>
        </w:rPr>
      </w:pPr>
      <w:r w:rsidRPr="00021DD5">
        <w:rPr>
          <w:rFonts w:ascii="Times New Roman" w:hAnsi="Times New Roman" w:cs="Times New Roman"/>
          <w:sz w:val="24"/>
          <w:szCs w:val="24"/>
        </w:rPr>
        <w:t>Governorate</w:t>
      </w:r>
    </w:p>
    <w:p w:rsidRPr="00021DD5" w:rsidR="008B5017" w:rsidP="0016717F" w:rsidRDefault="008B5017" w14:paraId="79DA46F0" w14:textId="77777777">
      <w:pPr>
        <w:pStyle w:val="ListParagraph"/>
        <w:numPr>
          <w:ilvl w:val="1"/>
          <w:numId w:val="1"/>
        </w:numPr>
        <w:tabs>
          <w:tab w:val="left" w:pos="2534"/>
        </w:tabs>
        <w:spacing w:after="0" w:line="240" w:lineRule="auto"/>
        <w:jc w:val="both"/>
        <w:rPr>
          <w:rFonts w:ascii="Times New Roman" w:hAnsi="Times New Roman" w:cs="Times New Roman"/>
          <w:sz w:val="24"/>
          <w:szCs w:val="24"/>
        </w:rPr>
      </w:pPr>
      <w:r w:rsidRPr="00021DD5">
        <w:rPr>
          <w:rFonts w:ascii="Times New Roman" w:hAnsi="Times New Roman" w:cs="Times New Roman"/>
          <w:sz w:val="24"/>
          <w:szCs w:val="24"/>
        </w:rPr>
        <w:t>Caza</w:t>
      </w:r>
    </w:p>
    <w:p w:rsidRPr="00021DD5" w:rsidR="008B5017" w:rsidP="0016717F" w:rsidRDefault="008B5017" w14:paraId="45E06F48" w14:textId="77777777">
      <w:pPr>
        <w:pStyle w:val="ListParagraph"/>
        <w:numPr>
          <w:ilvl w:val="1"/>
          <w:numId w:val="1"/>
        </w:numPr>
        <w:tabs>
          <w:tab w:val="left" w:pos="2534"/>
        </w:tabs>
        <w:spacing w:after="0" w:line="240" w:lineRule="auto"/>
        <w:jc w:val="both"/>
        <w:rPr>
          <w:rFonts w:ascii="Times New Roman" w:hAnsi="Times New Roman" w:cs="Times New Roman"/>
          <w:sz w:val="24"/>
          <w:szCs w:val="24"/>
        </w:rPr>
      </w:pPr>
      <w:r w:rsidRPr="00021DD5">
        <w:rPr>
          <w:rFonts w:ascii="Times New Roman" w:hAnsi="Times New Roman" w:cs="Times New Roman"/>
          <w:sz w:val="24"/>
          <w:szCs w:val="24"/>
        </w:rPr>
        <w:t>Cadastral</w:t>
      </w:r>
    </w:p>
    <w:p w:rsidRPr="00021DD5" w:rsidR="008B5017" w:rsidP="0016717F" w:rsidRDefault="008B5017" w14:paraId="4E19EE01" w14:textId="77777777">
      <w:pPr>
        <w:pStyle w:val="ListParagraph"/>
        <w:numPr>
          <w:ilvl w:val="1"/>
          <w:numId w:val="1"/>
        </w:numPr>
        <w:tabs>
          <w:tab w:val="left" w:pos="2534"/>
        </w:tabs>
        <w:spacing w:after="0" w:line="240" w:lineRule="auto"/>
        <w:jc w:val="both"/>
        <w:rPr>
          <w:rFonts w:ascii="Times New Roman" w:hAnsi="Times New Roman" w:cs="Times New Roman"/>
          <w:sz w:val="24"/>
          <w:szCs w:val="24"/>
        </w:rPr>
      </w:pPr>
      <w:r w:rsidRPr="00021DD5">
        <w:rPr>
          <w:rFonts w:ascii="Times New Roman" w:hAnsi="Times New Roman" w:cs="Times New Roman"/>
          <w:sz w:val="24"/>
          <w:szCs w:val="24"/>
        </w:rPr>
        <w:t xml:space="preserve">Site type (e.g. village, informal settlement, school, community </w:t>
      </w:r>
      <w:r w:rsidRPr="00021DD5">
        <w:rPr>
          <w:rFonts w:ascii="Times New Roman" w:hAnsi="Times New Roman" w:cs="Times New Roman"/>
          <w:sz w:val="24"/>
          <w:szCs w:val="24"/>
          <w:lang w:val="en-US"/>
        </w:rPr>
        <w:t>centers</w:t>
      </w:r>
      <w:r w:rsidRPr="00021DD5">
        <w:rPr>
          <w:rFonts w:ascii="Times New Roman" w:hAnsi="Times New Roman" w:cs="Times New Roman"/>
          <w:sz w:val="24"/>
          <w:szCs w:val="24"/>
        </w:rPr>
        <w:t>, SDC, municipalities, etc.…)</w:t>
      </w:r>
    </w:p>
    <w:p w:rsidRPr="00021DD5" w:rsidR="008B5017" w:rsidP="0016717F" w:rsidRDefault="008B5017" w14:paraId="53CC75D4" w14:textId="77777777">
      <w:pPr>
        <w:pStyle w:val="ListParagraph"/>
        <w:numPr>
          <w:ilvl w:val="1"/>
          <w:numId w:val="1"/>
        </w:numPr>
        <w:tabs>
          <w:tab w:val="left" w:pos="2534"/>
        </w:tabs>
        <w:spacing w:after="0" w:line="240" w:lineRule="auto"/>
        <w:jc w:val="both"/>
        <w:rPr>
          <w:rFonts w:ascii="Times New Roman" w:hAnsi="Times New Roman" w:cs="Times New Roman"/>
          <w:sz w:val="24"/>
          <w:szCs w:val="24"/>
        </w:rPr>
      </w:pPr>
      <w:r w:rsidRPr="00021DD5">
        <w:rPr>
          <w:rFonts w:ascii="Times New Roman" w:hAnsi="Times New Roman" w:cs="Times New Roman"/>
          <w:sz w:val="24"/>
          <w:szCs w:val="24"/>
        </w:rPr>
        <w:t>P-code (the format of the P-code should be adhered to)</w:t>
      </w:r>
    </w:p>
    <w:p w:rsidRPr="00021DD5" w:rsidR="008B5017" w:rsidP="0016717F" w:rsidRDefault="008B5017" w14:paraId="65D11B35" w14:textId="77777777">
      <w:pPr>
        <w:pStyle w:val="ListParagraph"/>
        <w:numPr>
          <w:ilvl w:val="1"/>
          <w:numId w:val="1"/>
        </w:numPr>
        <w:tabs>
          <w:tab w:val="left" w:pos="2534"/>
        </w:tabs>
        <w:spacing w:after="0" w:line="240" w:lineRule="auto"/>
        <w:jc w:val="both"/>
        <w:rPr>
          <w:rFonts w:ascii="Times New Roman" w:hAnsi="Times New Roman" w:cs="Times New Roman"/>
          <w:sz w:val="24"/>
          <w:szCs w:val="24"/>
        </w:rPr>
      </w:pPr>
      <w:r w:rsidRPr="00021DD5">
        <w:rPr>
          <w:rFonts w:ascii="Times New Roman" w:hAnsi="Times New Roman" w:cs="Times New Roman"/>
          <w:sz w:val="24"/>
          <w:szCs w:val="24"/>
        </w:rPr>
        <w:t>If P-code not found, report on location level</w:t>
      </w:r>
    </w:p>
    <w:p w:rsidRPr="00021DD5" w:rsidR="008B5017" w:rsidP="0016717F" w:rsidRDefault="008B5017" w14:paraId="220DAE40" w14:textId="46FDA1E6">
      <w:pPr>
        <w:pStyle w:val="ListParagraph"/>
        <w:numPr>
          <w:ilvl w:val="1"/>
          <w:numId w:val="1"/>
        </w:numPr>
        <w:tabs>
          <w:tab w:val="left" w:pos="2534"/>
        </w:tabs>
        <w:spacing w:after="0" w:line="240" w:lineRule="auto"/>
        <w:jc w:val="both"/>
        <w:rPr>
          <w:rFonts w:ascii="Times New Roman" w:hAnsi="Times New Roman" w:cs="Times New Roman"/>
          <w:sz w:val="24"/>
          <w:szCs w:val="24"/>
        </w:rPr>
      </w:pPr>
      <w:r w:rsidRPr="00021DD5">
        <w:rPr>
          <w:rFonts w:ascii="Times New Roman" w:hAnsi="Times New Roman" w:cs="Times New Roman"/>
          <w:sz w:val="24"/>
          <w:szCs w:val="24"/>
        </w:rPr>
        <w:t>Record GPS coordinates when possible</w:t>
      </w:r>
      <w:r w:rsidR="0007219C">
        <w:rPr>
          <w:rFonts w:ascii="Times New Roman" w:hAnsi="Times New Roman" w:cs="Times New Roman"/>
          <w:sz w:val="24"/>
          <w:szCs w:val="24"/>
        </w:rPr>
        <w:t xml:space="preserve"> but not required</w:t>
      </w:r>
      <w:r w:rsidRPr="00021DD5">
        <w:rPr>
          <w:rFonts w:ascii="Times New Roman" w:hAnsi="Times New Roman" w:cs="Times New Roman"/>
          <w:sz w:val="24"/>
          <w:szCs w:val="24"/>
        </w:rPr>
        <w:t>.</w:t>
      </w:r>
    </w:p>
    <w:p w:rsidRPr="00021DD5" w:rsidR="008B5017" w:rsidP="0016717F" w:rsidRDefault="008B5017" w14:paraId="01E2999B" w14:textId="77777777">
      <w:pPr>
        <w:pStyle w:val="ListParagraph"/>
        <w:numPr>
          <w:ilvl w:val="0"/>
          <w:numId w:val="1"/>
        </w:numPr>
        <w:tabs>
          <w:tab w:val="left" w:pos="2534"/>
        </w:tabs>
        <w:spacing w:after="0" w:line="240" w:lineRule="auto"/>
        <w:jc w:val="both"/>
        <w:rPr>
          <w:rFonts w:ascii="Times New Roman" w:hAnsi="Times New Roman" w:cs="Times New Roman"/>
          <w:sz w:val="24"/>
          <w:szCs w:val="24"/>
        </w:rPr>
      </w:pPr>
      <w:r w:rsidRPr="00021DD5">
        <w:rPr>
          <w:rFonts w:ascii="Times New Roman" w:hAnsi="Times New Roman" w:cs="Times New Roman"/>
          <w:sz w:val="24"/>
          <w:szCs w:val="24"/>
        </w:rPr>
        <w:t>Donor to be selected from a dropdown list</w:t>
      </w:r>
    </w:p>
    <w:p w:rsidRPr="00021DD5" w:rsidR="008B5017" w:rsidP="0016717F" w:rsidRDefault="008B5017" w14:paraId="6D2B864E" w14:textId="77777777">
      <w:pPr>
        <w:pStyle w:val="ListParagraph"/>
        <w:numPr>
          <w:ilvl w:val="0"/>
          <w:numId w:val="1"/>
        </w:numPr>
        <w:tabs>
          <w:tab w:val="left" w:pos="2534"/>
        </w:tabs>
        <w:spacing w:after="0" w:line="240" w:lineRule="auto"/>
        <w:jc w:val="both"/>
        <w:rPr>
          <w:rFonts w:ascii="Times New Roman" w:hAnsi="Times New Roman" w:cs="Times New Roman"/>
          <w:sz w:val="24"/>
          <w:szCs w:val="24"/>
        </w:rPr>
      </w:pPr>
      <w:r w:rsidRPr="00021DD5">
        <w:rPr>
          <w:rFonts w:ascii="Times New Roman" w:hAnsi="Times New Roman" w:cs="Times New Roman"/>
          <w:sz w:val="24"/>
          <w:szCs w:val="24"/>
        </w:rPr>
        <w:t>Information about the child:</w:t>
      </w:r>
    </w:p>
    <w:p w:rsidRPr="00021DD5" w:rsidR="008B5017" w:rsidP="0016717F" w:rsidRDefault="008B5017" w14:paraId="39CC449E" w14:textId="6F1CDE11">
      <w:pPr>
        <w:pStyle w:val="ListParagraph"/>
        <w:numPr>
          <w:ilvl w:val="1"/>
          <w:numId w:val="1"/>
        </w:numPr>
        <w:tabs>
          <w:tab w:val="left" w:pos="2534"/>
        </w:tabs>
        <w:spacing w:after="0" w:line="240" w:lineRule="auto"/>
        <w:jc w:val="both"/>
        <w:rPr>
          <w:rFonts w:ascii="Times New Roman" w:hAnsi="Times New Roman" w:cs="Times New Roman"/>
          <w:sz w:val="24"/>
          <w:szCs w:val="24"/>
        </w:rPr>
      </w:pPr>
      <w:r w:rsidRPr="00021DD5">
        <w:rPr>
          <w:rFonts w:ascii="Times New Roman" w:hAnsi="Times New Roman" w:cs="Times New Roman"/>
          <w:sz w:val="24"/>
          <w:szCs w:val="24"/>
        </w:rPr>
        <w:t xml:space="preserve">Child code to be </w:t>
      </w:r>
      <w:r w:rsidR="00E115B4">
        <w:rPr>
          <w:rFonts w:ascii="Times New Roman" w:hAnsi="Times New Roman" w:cs="Times New Roman"/>
          <w:sz w:val="24"/>
          <w:szCs w:val="24"/>
        </w:rPr>
        <w:t>autogenerated</w:t>
      </w:r>
      <w:r w:rsidR="00946625">
        <w:rPr>
          <w:rFonts w:ascii="Times New Roman" w:hAnsi="Times New Roman" w:cs="Times New Roman"/>
          <w:sz w:val="24"/>
          <w:szCs w:val="24"/>
        </w:rPr>
        <w:t>.</w:t>
      </w:r>
    </w:p>
    <w:p w:rsidRPr="00021DD5" w:rsidR="008B5017" w:rsidP="0016717F" w:rsidRDefault="008B5017" w14:paraId="36017F33" w14:textId="77777777">
      <w:pPr>
        <w:pStyle w:val="ListParagraph"/>
        <w:numPr>
          <w:ilvl w:val="1"/>
          <w:numId w:val="1"/>
        </w:numPr>
        <w:tabs>
          <w:tab w:val="left" w:pos="2534"/>
        </w:tabs>
        <w:spacing w:after="0" w:line="240" w:lineRule="auto"/>
        <w:jc w:val="both"/>
        <w:rPr>
          <w:rFonts w:ascii="Times New Roman" w:hAnsi="Times New Roman" w:cs="Times New Roman"/>
          <w:sz w:val="24"/>
          <w:szCs w:val="24"/>
        </w:rPr>
      </w:pPr>
      <w:r w:rsidRPr="00021DD5">
        <w:rPr>
          <w:rFonts w:ascii="Times New Roman" w:hAnsi="Times New Roman" w:cs="Times New Roman"/>
          <w:sz w:val="24"/>
          <w:szCs w:val="24"/>
        </w:rPr>
        <w:t xml:space="preserve">Age (restricted according to each form: between 6-11 or 12-17), </w:t>
      </w:r>
    </w:p>
    <w:p w:rsidRPr="00021DD5" w:rsidR="008B5017" w:rsidP="0016717F" w:rsidRDefault="008B5017" w14:paraId="3BD4EB7D" w14:textId="04D65182">
      <w:pPr>
        <w:pStyle w:val="ListParagraph"/>
        <w:numPr>
          <w:ilvl w:val="1"/>
          <w:numId w:val="1"/>
        </w:numPr>
        <w:tabs>
          <w:tab w:val="left" w:pos="2534"/>
        </w:tabs>
        <w:spacing w:after="0" w:line="240" w:lineRule="auto"/>
        <w:jc w:val="both"/>
        <w:rPr>
          <w:rFonts w:ascii="Times New Roman" w:hAnsi="Times New Roman" w:cs="Times New Roman"/>
          <w:sz w:val="24"/>
          <w:szCs w:val="24"/>
        </w:rPr>
      </w:pPr>
      <w:r w:rsidRPr="00021DD5">
        <w:rPr>
          <w:rFonts w:ascii="Times New Roman" w:hAnsi="Times New Roman" w:cs="Times New Roman"/>
          <w:sz w:val="24"/>
          <w:szCs w:val="24"/>
        </w:rPr>
        <w:t>Gender to be selected from a dropdown list</w:t>
      </w:r>
    </w:p>
    <w:p w:rsidRPr="00021DD5" w:rsidR="00AE3FDB" w:rsidP="0016717F" w:rsidRDefault="00AE3FDB" w14:paraId="2D01A2E6" w14:textId="3EA56E4D">
      <w:pPr>
        <w:pStyle w:val="ListParagraph"/>
        <w:numPr>
          <w:ilvl w:val="1"/>
          <w:numId w:val="1"/>
        </w:numPr>
        <w:tabs>
          <w:tab w:val="left" w:pos="2534"/>
        </w:tabs>
        <w:spacing w:after="0" w:line="240" w:lineRule="auto"/>
        <w:jc w:val="both"/>
        <w:rPr>
          <w:rFonts w:ascii="Times New Roman" w:hAnsi="Times New Roman" w:cs="Times New Roman"/>
          <w:sz w:val="24"/>
          <w:szCs w:val="24"/>
        </w:rPr>
      </w:pPr>
      <w:r w:rsidRPr="00021DD5">
        <w:rPr>
          <w:rFonts w:ascii="Times New Roman" w:hAnsi="Times New Roman" w:cs="Times New Roman"/>
          <w:sz w:val="24"/>
          <w:szCs w:val="24"/>
        </w:rPr>
        <w:t>Nationality to be selected from a dropdown list</w:t>
      </w:r>
    </w:p>
    <w:p w:rsidRPr="00021DD5" w:rsidR="008B5017" w:rsidP="0016717F" w:rsidRDefault="004B4644" w14:paraId="725AF871" w14:textId="745BAFEB">
      <w:pPr>
        <w:pStyle w:val="ListParagraph"/>
        <w:numPr>
          <w:ilvl w:val="0"/>
          <w:numId w:val="1"/>
        </w:numPr>
        <w:tabs>
          <w:tab w:val="left" w:pos="2534"/>
        </w:tabs>
        <w:spacing w:after="0" w:line="240" w:lineRule="auto"/>
        <w:jc w:val="both"/>
        <w:rPr>
          <w:rFonts w:ascii="Times New Roman" w:hAnsi="Times New Roman" w:cs="Times New Roman"/>
          <w:sz w:val="24"/>
          <w:szCs w:val="24"/>
        </w:rPr>
      </w:pPr>
      <w:r w:rsidRPr="00021DD5">
        <w:rPr>
          <w:rFonts w:ascii="Times New Roman" w:hAnsi="Times New Roman" w:cs="Times New Roman"/>
          <w:sz w:val="24"/>
          <w:szCs w:val="24"/>
        </w:rPr>
        <w:t>Type of vulnerability that the programme is addressing:</w:t>
      </w:r>
    </w:p>
    <w:p w:rsidRPr="00021DD5" w:rsidR="0016717F" w:rsidP="0016717F" w:rsidRDefault="004B4644" w14:paraId="67F6F98C" w14:textId="77777777">
      <w:pPr>
        <w:pStyle w:val="ListParagraph"/>
        <w:numPr>
          <w:ilvl w:val="1"/>
          <w:numId w:val="1"/>
        </w:numPr>
        <w:tabs>
          <w:tab w:val="left" w:pos="2534"/>
        </w:tabs>
        <w:spacing w:after="0" w:line="240" w:lineRule="auto"/>
        <w:jc w:val="both"/>
        <w:rPr>
          <w:rFonts w:ascii="Times New Roman" w:hAnsi="Times New Roman" w:cs="Times New Roman"/>
          <w:sz w:val="24"/>
          <w:szCs w:val="24"/>
        </w:rPr>
      </w:pPr>
      <w:r w:rsidRPr="00021DD5">
        <w:rPr>
          <w:rFonts w:ascii="Times New Roman" w:hAnsi="Times New Roman" w:cs="Times New Roman"/>
          <w:sz w:val="24"/>
          <w:szCs w:val="24"/>
        </w:rPr>
        <w:t>Child labour</w:t>
      </w:r>
    </w:p>
    <w:p w:rsidRPr="00021DD5" w:rsidR="0016717F" w:rsidP="0016717F" w:rsidRDefault="00475BF6" w14:paraId="3C8528B9" w14:textId="77777777">
      <w:pPr>
        <w:pStyle w:val="ListParagraph"/>
        <w:numPr>
          <w:ilvl w:val="1"/>
          <w:numId w:val="1"/>
        </w:numPr>
        <w:tabs>
          <w:tab w:val="left" w:pos="2534"/>
        </w:tabs>
        <w:spacing w:after="0" w:line="240" w:lineRule="auto"/>
        <w:jc w:val="both"/>
        <w:rPr>
          <w:rFonts w:ascii="Times New Roman" w:hAnsi="Times New Roman" w:cs="Times New Roman"/>
          <w:sz w:val="24"/>
          <w:szCs w:val="24"/>
        </w:rPr>
      </w:pPr>
      <w:r w:rsidRPr="00021DD5">
        <w:rPr>
          <w:rFonts w:ascii="Times New Roman" w:hAnsi="Times New Roman" w:cs="Times New Roman"/>
          <w:sz w:val="24"/>
          <w:szCs w:val="24"/>
        </w:rPr>
        <w:t>Child Marriage</w:t>
      </w:r>
      <w:r w:rsidRPr="00021DD5" w:rsidR="004B4644">
        <w:rPr>
          <w:rFonts w:ascii="Times New Roman" w:hAnsi="Times New Roman" w:cs="Times New Roman"/>
          <w:sz w:val="24"/>
          <w:szCs w:val="24"/>
        </w:rPr>
        <w:t xml:space="preserve"> </w:t>
      </w:r>
    </w:p>
    <w:p w:rsidRPr="00021DD5" w:rsidR="0016717F" w:rsidP="0016717F" w:rsidRDefault="004B4644" w14:paraId="275F67CE" w14:textId="77777777">
      <w:pPr>
        <w:pStyle w:val="ListParagraph"/>
        <w:numPr>
          <w:ilvl w:val="1"/>
          <w:numId w:val="1"/>
        </w:numPr>
        <w:tabs>
          <w:tab w:val="left" w:pos="2534"/>
        </w:tabs>
        <w:spacing w:after="0" w:line="240" w:lineRule="auto"/>
        <w:jc w:val="both"/>
        <w:rPr>
          <w:rFonts w:ascii="Times New Roman" w:hAnsi="Times New Roman" w:cs="Times New Roman"/>
          <w:sz w:val="24"/>
          <w:szCs w:val="24"/>
        </w:rPr>
      </w:pPr>
      <w:r w:rsidRPr="00021DD5">
        <w:rPr>
          <w:rFonts w:ascii="Times New Roman" w:hAnsi="Times New Roman" w:cs="Times New Roman"/>
          <w:sz w:val="24"/>
          <w:szCs w:val="24"/>
        </w:rPr>
        <w:t>Violent discipline</w:t>
      </w:r>
    </w:p>
    <w:p w:rsidRPr="00021DD5" w:rsidR="00475BF6" w:rsidP="0016717F" w:rsidRDefault="0016717F" w14:paraId="49C1BEA7" w14:textId="1F5A3F49">
      <w:pPr>
        <w:pStyle w:val="ListParagraph"/>
        <w:numPr>
          <w:ilvl w:val="1"/>
          <w:numId w:val="1"/>
        </w:numPr>
        <w:tabs>
          <w:tab w:val="left" w:pos="2534"/>
        </w:tabs>
        <w:spacing w:after="0" w:line="240" w:lineRule="auto"/>
        <w:jc w:val="both"/>
        <w:rPr>
          <w:rFonts w:ascii="Times New Roman" w:hAnsi="Times New Roman" w:cs="Times New Roman"/>
          <w:sz w:val="24"/>
          <w:szCs w:val="24"/>
        </w:rPr>
      </w:pPr>
      <w:r w:rsidRPr="00021DD5">
        <w:rPr>
          <w:rFonts w:ascii="Times New Roman" w:hAnsi="Times New Roman" w:cs="Times New Roman"/>
          <w:sz w:val="24"/>
          <w:szCs w:val="24"/>
        </w:rPr>
        <w:t>Other</w:t>
      </w:r>
      <w:r w:rsidRPr="00021DD5" w:rsidR="00475BF6">
        <w:rPr>
          <w:rFonts w:ascii="Times New Roman" w:hAnsi="Times New Roman" w:cs="Times New Roman"/>
          <w:sz w:val="24"/>
          <w:szCs w:val="24"/>
        </w:rPr>
        <w:t xml:space="preserve"> </w:t>
      </w:r>
    </w:p>
    <w:p w:rsidRPr="00021DD5" w:rsidR="008B5017" w:rsidP="0016717F" w:rsidRDefault="008B5017" w14:paraId="26FA05AE" w14:textId="28F9880D">
      <w:pPr>
        <w:pStyle w:val="ListParagraph"/>
        <w:numPr>
          <w:ilvl w:val="0"/>
          <w:numId w:val="1"/>
        </w:numPr>
        <w:tabs>
          <w:tab w:val="left" w:pos="2534"/>
        </w:tabs>
        <w:jc w:val="both"/>
        <w:rPr>
          <w:rFonts w:ascii="Times New Roman" w:hAnsi="Times New Roman" w:cs="Times New Roman"/>
          <w:sz w:val="24"/>
          <w:szCs w:val="24"/>
        </w:rPr>
      </w:pPr>
      <w:r w:rsidRPr="744081DA">
        <w:rPr>
          <w:rFonts w:ascii="Times New Roman" w:hAnsi="Times New Roman" w:cs="Times New Roman"/>
          <w:sz w:val="24"/>
          <w:szCs w:val="24"/>
        </w:rPr>
        <w:t xml:space="preserve">The </w:t>
      </w:r>
      <w:r w:rsidRPr="744081DA" w:rsidR="00C02E92">
        <w:rPr>
          <w:rFonts w:ascii="Times New Roman" w:hAnsi="Times New Roman" w:cs="Times New Roman"/>
          <w:sz w:val="24"/>
          <w:szCs w:val="24"/>
        </w:rPr>
        <w:t xml:space="preserve">same </w:t>
      </w:r>
      <w:r w:rsidRPr="744081DA">
        <w:rPr>
          <w:rFonts w:ascii="Times New Roman" w:hAnsi="Times New Roman" w:cs="Times New Roman"/>
          <w:sz w:val="24"/>
          <w:szCs w:val="24"/>
        </w:rPr>
        <w:t xml:space="preserve">page includes the 25 SDQ questions. Each question has a dropdown list of the possible ratings (not true, somewhat true, and certainly true). Tap on the appropriate response for each question. </w:t>
      </w:r>
    </w:p>
    <w:p w:rsidRPr="00021DD5" w:rsidR="0075265D" w:rsidP="0016717F" w:rsidRDefault="0075265D" w14:paraId="799E4800" w14:textId="12D038A1">
      <w:pPr>
        <w:pStyle w:val="ListParagraph"/>
        <w:numPr>
          <w:ilvl w:val="0"/>
          <w:numId w:val="1"/>
        </w:numPr>
        <w:tabs>
          <w:tab w:val="left" w:pos="2534"/>
        </w:tabs>
        <w:jc w:val="both"/>
        <w:rPr>
          <w:rFonts w:ascii="Times New Roman" w:hAnsi="Times New Roman" w:cs="Times New Roman"/>
          <w:sz w:val="24"/>
          <w:szCs w:val="24"/>
        </w:rPr>
      </w:pPr>
      <w:r w:rsidRPr="00021DD5">
        <w:rPr>
          <w:rFonts w:ascii="Times New Roman" w:hAnsi="Times New Roman" w:cs="Times New Roman"/>
          <w:sz w:val="24"/>
          <w:szCs w:val="24"/>
        </w:rPr>
        <w:t xml:space="preserve">In the post-assessment </w:t>
      </w:r>
      <w:proofErr w:type="gramStart"/>
      <w:r w:rsidRPr="00021DD5">
        <w:rPr>
          <w:rFonts w:ascii="Times New Roman" w:hAnsi="Times New Roman" w:cs="Times New Roman"/>
          <w:sz w:val="24"/>
          <w:szCs w:val="24"/>
        </w:rPr>
        <w:t>form</w:t>
      </w:r>
      <w:proofErr w:type="gramEnd"/>
      <w:r w:rsidRPr="00021DD5">
        <w:rPr>
          <w:rFonts w:ascii="Times New Roman" w:hAnsi="Times New Roman" w:cs="Times New Roman"/>
          <w:sz w:val="24"/>
          <w:szCs w:val="24"/>
        </w:rPr>
        <w:t xml:space="preserve"> there is a box in which you should fill out the number of program hours total that the child was enrolled in. There will be a box for the total number of hours in the program and a separate box for the total number of hours that specific child attended. Each organization should be able to obtain this information through the attendance sheets. For example, if there are 20 sessions in the total program and each session is 2 hours, the total number of hours will be 40. Then, from the attendance sheet you will know that child attended 15 sessions, so you will enter 30 hours into the second box. </w:t>
      </w:r>
    </w:p>
    <w:p w:rsidRPr="00021DD5" w:rsidR="008B5017" w:rsidP="00E3656C" w:rsidRDefault="008B5017" w14:paraId="60B8BD26" w14:textId="1274228C">
      <w:pPr>
        <w:pStyle w:val="ListParagraph"/>
        <w:numPr>
          <w:ilvl w:val="0"/>
          <w:numId w:val="1"/>
        </w:numPr>
        <w:tabs>
          <w:tab w:val="left" w:pos="2534"/>
        </w:tabs>
        <w:jc w:val="both"/>
        <w:rPr>
          <w:rFonts w:ascii="Times New Roman" w:hAnsi="Times New Roman" w:cs="Times New Roman"/>
          <w:sz w:val="24"/>
          <w:szCs w:val="24"/>
        </w:rPr>
      </w:pPr>
      <w:r w:rsidRPr="00021DD5">
        <w:rPr>
          <w:rFonts w:ascii="Times New Roman" w:hAnsi="Times New Roman" w:cs="Times New Roman"/>
          <w:sz w:val="24"/>
          <w:szCs w:val="24"/>
        </w:rPr>
        <w:t xml:space="preserve">The scoring will be calculated in the background </w:t>
      </w:r>
      <w:r w:rsidR="00C02E92">
        <w:rPr>
          <w:rFonts w:ascii="Times New Roman" w:hAnsi="Times New Roman" w:cs="Times New Roman"/>
          <w:sz w:val="24"/>
          <w:szCs w:val="24"/>
        </w:rPr>
        <w:t>by the SDQ platfor</w:t>
      </w:r>
      <w:r w:rsidR="00E3656C">
        <w:rPr>
          <w:rFonts w:ascii="Times New Roman" w:hAnsi="Times New Roman" w:cs="Times New Roman"/>
          <w:sz w:val="24"/>
          <w:szCs w:val="24"/>
        </w:rPr>
        <w:t>m.</w:t>
      </w:r>
    </w:p>
    <w:p w:rsidRPr="00021DD5" w:rsidR="006C1CFB" w:rsidP="0016717F" w:rsidRDefault="008B5017" w14:paraId="3E50ACC0" w14:textId="3EFBCC40">
      <w:pPr>
        <w:pStyle w:val="ListParagraph"/>
        <w:numPr>
          <w:ilvl w:val="0"/>
          <w:numId w:val="1"/>
        </w:numPr>
        <w:tabs>
          <w:tab w:val="left" w:pos="2534"/>
        </w:tabs>
        <w:jc w:val="both"/>
        <w:rPr>
          <w:rFonts w:ascii="Times New Roman" w:hAnsi="Times New Roman" w:cs="Times New Roman"/>
          <w:sz w:val="24"/>
          <w:szCs w:val="24"/>
        </w:rPr>
      </w:pPr>
      <w:r w:rsidRPr="00021DD5">
        <w:rPr>
          <w:rFonts w:ascii="Times New Roman" w:hAnsi="Times New Roman" w:cs="Times New Roman"/>
          <w:sz w:val="24"/>
          <w:szCs w:val="24"/>
        </w:rPr>
        <w:t xml:space="preserve">The final page marks the end of the interview. </w:t>
      </w:r>
      <w:r w:rsidRPr="00021DD5" w:rsidR="00A827BA">
        <w:rPr>
          <w:rFonts w:ascii="Times New Roman" w:hAnsi="Times New Roman" w:cs="Times New Roman"/>
          <w:sz w:val="24"/>
          <w:szCs w:val="24"/>
        </w:rPr>
        <w:t>It is important to m</w:t>
      </w:r>
      <w:r w:rsidRPr="00021DD5">
        <w:rPr>
          <w:rFonts w:ascii="Times New Roman" w:hAnsi="Times New Roman" w:cs="Times New Roman"/>
          <w:sz w:val="24"/>
          <w:szCs w:val="24"/>
        </w:rPr>
        <w:t xml:space="preserve">ake sure </w:t>
      </w:r>
      <w:r w:rsidRPr="00021DD5" w:rsidR="00A827BA">
        <w:rPr>
          <w:rFonts w:ascii="Times New Roman" w:hAnsi="Times New Roman" w:cs="Times New Roman"/>
          <w:sz w:val="24"/>
          <w:szCs w:val="24"/>
        </w:rPr>
        <w:t xml:space="preserve">that </w:t>
      </w:r>
      <w:r w:rsidRPr="00021DD5">
        <w:rPr>
          <w:rFonts w:ascii="Times New Roman" w:hAnsi="Times New Roman" w:cs="Times New Roman"/>
          <w:sz w:val="24"/>
          <w:szCs w:val="24"/>
        </w:rPr>
        <w:t>the form is mark</w:t>
      </w:r>
      <w:r w:rsidRPr="00021DD5" w:rsidR="00A827BA">
        <w:rPr>
          <w:rFonts w:ascii="Times New Roman" w:hAnsi="Times New Roman" w:cs="Times New Roman"/>
          <w:sz w:val="24"/>
          <w:szCs w:val="24"/>
        </w:rPr>
        <w:t>ed</w:t>
      </w:r>
      <w:r w:rsidRPr="00021DD5">
        <w:rPr>
          <w:rFonts w:ascii="Times New Roman" w:hAnsi="Times New Roman" w:cs="Times New Roman"/>
          <w:sz w:val="24"/>
          <w:szCs w:val="24"/>
        </w:rPr>
        <w:t xml:space="preserve"> as finalized </w:t>
      </w:r>
      <w:r w:rsidRPr="00021DD5" w:rsidR="00A827BA">
        <w:rPr>
          <w:rFonts w:ascii="Times New Roman" w:hAnsi="Times New Roman" w:cs="Times New Roman"/>
          <w:sz w:val="24"/>
          <w:szCs w:val="24"/>
        </w:rPr>
        <w:t>prior to submitting it</w:t>
      </w:r>
      <w:r w:rsidRPr="00021DD5">
        <w:rPr>
          <w:rFonts w:ascii="Times New Roman" w:hAnsi="Times New Roman" w:cs="Times New Roman"/>
          <w:sz w:val="24"/>
          <w:szCs w:val="24"/>
        </w:rPr>
        <w:t>.</w:t>
      </w:r>
    </w:p>
    <w:tbl>
      <w:tblPr>
        <w:tblStyle w:val="TableGrid"/>
        <w:tblW w:w="0" w:type="auto"/>
        <w:tblInd w:w="360" w:type="dxa"/>
        <w:tblLook w:val="04A0" w:firstRow="1" w:lastRow="0" w:firstColumn="1" w:lastColumn="0" w:noHBand="0" w:noVBand="1"/>
      </w:tblPr>
      <w:tblGrid>
        <w:gridCol w:w="8656"/>
      </w:tblGrid>
      <w:tr w:rsidRPr="00021DD5" w:rsidR="006C1CFB" w:rsidTr="006C1CFB" w14:paraId="022F1E55" w14:textId="77777777">
        <w:tc>
          <w:tcPr>
            <w:tcW w:w="9016" w:type="dxa"/>
          </w:tcPr>
          <w:p w:rsidRPr="00021DD5" w:rsidR="006C1CFB" w:rsidP="0016717F" w:rsidRDefault="006C1CFB" w14:paraId="64AB56F4" w14:textId="42E0A445">
            <w:pPr>
              <w:tabs>
                <w:tab w:val="left" w:pos="2534"/>
              </w:tabs>
              <w:jc w:val="both"/>
              <w:rPr>
                <w:rFonts w:ascii="Times New Roman" w:hAnsi="Times New Roman" w:cs="Times New Roman"/>
                <w:b/>
                <w:i/>
                <w:sz w:val="24"/>
                <w:szCs w:val="24"/>
              </w:rPr>
            </w:pPr>
            <w:r w:rsidRPr="00021DD5">
              <w:rPr>
                <w:rFonts w:ascii="Times New Roman" w:hAnsi="Times New Roman" w:cs="Times New Roman"/>
                <w:b/>
                <w:i/>
                <w:sz w:val="24"/>
                <w:szCs w:val="24"/>
              </w:rPr>
              <w:t xml:space="preserve">If you cannot </w:t>
            </w:r>
            <w:r w:rsidRPr="00021DD5" w:rsidR="00712287">
              <w:rPr>
                <w:rFonts w:ascii="Times New Roman" w:hAnsi="Times New Roman" w:cs="Times New Roman"/>
                <w:b/>
                <w:i/>
                <w:sz w:val="24"/>
                <w:szCs w:val="24"/>
              </w:rPr>
              <w:t>complete</w:t>
            </w:r>
            <w:r w:rsidRPr="00021DD5">
              <w:rPr>
                <w:rFonts w:ascii="Times New Roman" w:hAnsi="Times New Roman" w:cs="Times New Roman"/>
                <w:b/>
                <w:i/>
                <w:sz w:val="24"/>
                <w:szCs w:val="24"/>
              </w:rPr>
              <w:t xml:space="preserve"> the post-assessment</w:t>
            </w:r>
          </w:p>
          <w:p w:rsidRPr="00021DD5" w:rsidR="006C1CFB" w:rsidP="0016717F" w:rsidRDefault="006C1CFB" w14:paraId="62F6BF64" w14:textId="77777777">
            <w:pPr>
              <w:pStyle w:val="ListParagraph"/>
              <w:numPr>
                <w:ilvl w:val="0"/>
                <w:numId w:val="4"/>
              </w:numPr>
              <w:tabs>
                <w:tab w:val="left" w:pos="2534"/>
              </w:tabs>
              <w:jc w:val="both"/>
              <w:rPr>
                <w:rFonts w:ascii="Times New Roman" w:hAnsi="Times New Roman" w:cs="Times New Roman"/>
                <w:sz w:val="24"/>
                <w:szCs w:val="24"/>
              </w:rPr>
            </w:pPr>
            <w:r w:rsidRPr="00021DD5">
              <w:rPr>
                <w:rFonts w:ascii="Times New Roman" w:hAnsi="Times New Roman" w:cs="Times New Roman"/>
                <w:sz w:val="24"/>
                <w:szCs w:val="24"/>
              </w:rPr>
              <w:t xml:space="preserve">Go to the correct post-assessment SDQ form in Kobo. </w:t>
            </w:r>
          </w:p>
          <w:p w:rsidRPr="00021DD5" w:rsidR="006C1CFB" w:rsidP="0016717F" w:rsidRDefault="006C1CFB" w14:paraId="2F1954BE" w14:textId="77777777">
            <w:pPr>
              <w:pStyle w:val="ListParagraph"/>
              <w:numPr>
                <w:ilvl w:val="0"/>
                <w:numId w:val="4"/>
              </w:numPr>
              <w:tabs>
                <w:tab w:val="left" w:pos="2534"/>
              </w:tabs>
              <w:jc w:val="both"/>
              <w:rPr>
                <w:rFonts w:ascii="Times New Roman" w:hAnsi="Times New Roman" w:cs="Times New Roman"/>
                <w:sz w:val="24"/>
                <w:szCs w:val="24"/>
              </w:rPr>
            </w:pPr>
            <w:r w:rsidRPr="00021DD5">
              <w:rPr>
                <w:rFonts w:ascii="Times New Roman" w:hAnsi="Times New Roman" w:cs="Times New Roman"/>
                <w:sz w:val="24"/>
                <w:szCs w:val="24"/>
              </w:rPr>
              <w:t>Enter the unique 6-digit code of the child</w:t>
            </w:r>
          </w:p>
          <w:p w:rsidRPr="00021DD5" w:rsidR="006C1CFB" w:rsidP="0016717F" w:rsidRDefault="006C1CFB" w14:paraId="34B16AE7" w14:textId="77777777">
            <w:pPr>
              <w:pStyle w:val="ListParagraph"/>
              <w:numPr>
                <w:ilvl w:val="0"/>
                <w:numId w:val="4"/>
              </w:numPr>
              <w:tabs>
                <w:tab w:val="left" w:pos="2534"/>
              </w:tabs>
              <w:jc w:val="both"/>
              <w:rPr>
                <w:rFonts w:ascii="Times New Roman" w:hAnsi="Times New Roman" w:cs="Times New Roman"/>
                <w:sz w:val="24"/>
                <w:szCs w:val="24"/>
              </w:rPr>
            </w:pPr>
            <w:r w:rsidRPr="00021DD5">
              <w:rPr>
                <w:rFonts w:ascii="Times New Roman" w:hAnsi="Times New Roman" w:cs="Times New Roman"/>
                <w:sz w:val="24"/>
                <w:szCs w:val="24"/>
              </w:rPr>
              <w:t>Enter ‘No’ when prompted to answer if you could find the child for the post-assessment</w:t>
            </w:r>
          </w:p>
          <w:p w:rsidRPr="00021DD5" w:rsidR="006C1CFB" w:rsidP="0016717F" w:rsidRDefault="006C1CFB" w14:paraId="485ED947" w14:textId="77777777">
            <w:pPr>
              <w:pStyle w:val="ListParagraph"/>
              <w:numPr>
                <w:ilvl w:val="0"/>
                <w:numId w:val="4"/>
              </w:numPr>
              <w:tabs>
                <w:tab w:val="left" w:pos="2534"/>
              </w:tabs>
              <w:jc w:val="both"/>
              <w:rPr>
                <w:rFonts w:ascii="Times New Roman" w:hAnsi="Times New Roman" w:cs="Times New Roman"/>
                <w:sz w:val="24"/>
                <w:szCs w:val="24"/>
              </w:rPr>
            </w:pPr>
            <w:r w:rsidRPr="00021DD5">
              <w:rPr>
                <w:rFonts w:ascii="Times New Roman" w:hAnsi="Times New Roman" w:cs="Times New Roman"/>
                <w:sz w:val="24"/>
                <w:szCs w:val="24"/>
              </w:rPr>
              <w:t>Enter from the dropdown list the reason why you could not complete the post-assessment</w:t>
            </w:r>
          </w:p>
          <w:p w:rsidRPr="00021DD5" w:rsidR="00835D55" w:rsidP="0016717F" w:rsidRDefault="00835D55" w14:paraId="31759D4B" w14:textId="77777777">
            <w:pPr>
              <w:pStyle w:val="ListParagraph"/>
              <w:numPr>
                <w:ilvl w:val="1"/>
                <w:numId w:val="4"/>
              </w:numPr>
              <w:tabs>
                <w:tab w:val="left" w:pos="2534"/>
              </w:tabs>
              <w:jc w:val="both"/>
              <w:rPr>
                <w:rFonts w:ascii="Times New Roman" w:hAnsi="Times New Roman" w:cs="Times New Roman"/>
                <w:sz w:val="24"/>
                <w:szCs w:val="24"/>
              </w:rPr>
            </w:pPr>
            <w:r w:rsidRPr="00021DD5">
              <w:rPr>
                <w:rFonts w:ascii="Times New Roman" w:hAnsi="Times New Roman" w:cs="Times New Roman"/>
                <w:sz w:val="24"/>
                <w:szCs w:val="24"/>
              </w:rPr>
              <w:lastRenderedPageBreak/>
              <w:t>Child was no longer allowed to access activity</w:t>
            </w:r>
          </w:p>
          <w:p w:rsidRPr="00021DD5" w:rsidR="00835D55" w:rsidP="0016717F" w:rsidRDefault="00835D55" w14:paraId="5E45A91D" w14:textId="1B276E23">
            <w:pPr>
              <w:pStyle w:val="ListParagraph"/>
              <w:numPr>
                <w:ilvl w:val="1"/>
                <w:numId w:val="4"/>
              </w:numPr>
              <w:tabs>
                <w:tab w:val="left" w:pos="2534"/>
              </w:tabs>
              <w:jc w:val="both"/>
              <w:rPr>
                <w:rFonts w:ascii="Times New Roman" w:hAnsi="Times New Roman" w:cs="Times New Roman"/>
                <w:sz w:val="24"/>
                <w:szCs w:val="24"/>
              </w:rPr>
            </w:pPr>
            <w:r w:rsidRPr="00021DD5">
              <w:rPr>
                <w:rFonts w:ascii="Times New Roman" w:hAnsi="Times New Roman" w:cs="Times New Roman"/>
                <w:sz w:val="24"/>
                <w:szCs w:val="24"/>
              </w:rPr>
              <w:t xml:space="preserve">Child said he did not want to participate in activity any longer  </w:t>
            </w:r>
          </w:p>
          <w:p w:rsidRPr="00021DD5" w:rsidR="006C1CFB" w:rsidP="0016717F" w:rsidRDefault="006C1CFB" w14:paraId="053FA52F" w14:textId="77777777">
            <w:pPr>
              <w:pStyle w:val="ListParagraph"/>
              <w:numPr>
                <w:ilvl w:val="1"/>
                <w:numId w:val="4"/>
              </w:numPr>
              <w:tabs>
                <w:tab w:val="left" w:pos="2534"/>
              </w:tabs>
              <w:jc w:val="both"/>
              <w:rPr>
                <w:rFonts w:ascii="Times New Roman" w:hAnsi="Times New Roman" w:cs="Times New Roman"/>
                <w:sz w:val="24"/>
                <w:szCs w:val="24"/>
              </w:rPr>
            </w:pPr>
            <w:r w:rsidRPr="00021DD5">
              <w:rPr>
                <w:rFonts w:ascii="Times New Roman" w:hAnsi="Times New Roman" w:cs="Times New Roman"/>
                <w:sz w:val="24"/>
                <w:szCs w:val="24"/>
              </w:rPr>
              <w:t>Relocation within Lebanon</w:t>
            </w:r>
          </w:p>
          <w:p w:rsidRPr="00021DD5" w:rsidR="006C1CFB" w:rsidP="0016717F" w:rsidRDefault="006C1CFB" w14:paraId="17D5542E" w14:textId="68BE4DAB">
            <w:pPr>
              <w:pStyle w:val="ListParagraph"/>
              <w:numPr>
                <w:ilvl w:val="1"/>
                <w:numId w:val="4"/>
              </w:numPr>
              <w:tabs>
                <w:tab w:val="left" w:pos="2534"/>
              </w:tabs>
              <w:jc w:val="both"/>
              <w:rPr>
                <w:rFonts w:ascii="Times New Roman" w:hAnsi="Times New Roman" w:cs="Times New Roman"/>
                <w:sz w:val="24"/>
                <w:szCs w:val="24"/>
              </w:rPr>
            </w:pPr>
            <w:r w:rsidRPr="00021DD5">
              <w:rPr>
                <w:rFonts w:ascii="Times New Roman" w:hAnsi="Times New Roman" w:cs="Times New Roman"/>
                <w:sz w:val="24"/>
                <w:szCs w:val="24"/>
              </w:rPr>
              <w:t>Returned to Syria</w:t>
            </w:r>
            <w:r w:rsidRPr="00021DD5" w:rsidR="00475BF6">
              <w:rPr>
                <w:rFonts w:ascii="Times New Roman" w:hAnsi="Times New Roman" w:cs="Times New Roman"/>
                <w:sz w:val="24"/>
                <w:szCs w:val="24"/>
              </w:rPr>
              <w:t xml:space="preserve"> </w:t>
            </w:r>
          </w:p>
          <w:p w:rsidRPr="00021DD5" w:rsidR="00475BF6" w:rsidP="0016717F" w:rsidRDefault="00475BF6" w14:paraId="67B692E1" w14:textId="001329CC">
            <w:pPr>
              <w:pStyle w:val="ListParagraph"/>
              <w:numPr>
                <w:ilvl w:val="1"/>
                <w:numId w:val="4"/>
              </w:numPr>
              <w:tabs>
                <w:tab w:val="left" w:pos="2534"/>
              </w:tabs>
              <w:jc w:val="both"/>
              <w:rPr>
                <w:rFonts w:ascii="Times New Roman" w:hAnsi="Times New Roman" w:cs="Times New Roman"/>
                <w:sz w:val="24"/>
                <w:szCs w:val="24"/>
              </w:rPr>
            </w:pPr>
            <w:r w:rsidRPr="00021DD5">
              <w:rPr>
                <w:rFonts w:ascii="Times New Roman" w:hAnsi="Times New Roman" w:cs="Times New Roman"/>
                <w:sz w:val="24"/>
                <w:szCs w:val="24"/>
              </w:rPr>
              <w:t xml:space="preserve">Left for third country </w:t>
            </w:r>
          </w:p>
          <w:p w:rsidRPr="00021DD5" w:rsidR="006C1CFB" w:rsidP="0016717F" w:rsidRDefault="006C1CFB" w14:paraId="70C9A0EA" w14:textId="43E5216D">
            <w:pPr>
              <w:pStyle w:val="ListParagraph"/>
              <w:numPr>
                <w:ilvl w:val="1"/>
                <w:numId w:val="4"/>
              </w:numPr>
              <w:tabs>
                <w:tab w:val="left" w:pos="2534"/>
              </w:tabs>
              <w:jc w:val="both"/>
              <w:rPr>
                <w:rFonts w:ascii="Times New Roman" w:hAnsi="Times New Roman" w:cs="Times New Roman"/>
                <w:sz w:val="24"/>
                <w:szCs w:val="24"/>
              </w:rPr>
            </w:pPr>
            <w:r w:rsidRPr="00021DD5">
              <w:rPr>
                <w:rFonts w:ascii="Times New Roman" w:hAnsi="Times New Roman" w:cs="Times New Roman"/>
                <w:sz w:val="24"/>
                <w:szCs w:val="24"/>
              </w:rPr>
              <w:t>Other ___________________________</w:t>
            </w:r>
          </w:p>
        </w:tc>
      </w:tr>
    </w:tbl>
    <w:p w:rsidRPr="00021DD5" w:rsidR="006C1CFB" w:rsidP="0016717F" w:rsidRDefault="006C1CFB" w14:paraId="5CD7794E" w14:textId="77777777">
      <w:pPr>
        <w:tabs>
          <w:tab w:val="left" w:pos="2534"/>
        </w:tabs>
        <w:ind w:left="360"/>
        <w:jc w:val="both"/>
        <w:rPr>
          <w:rFonts w:ascii="Times New Roman" w:hAnsi="Times New Roman" w:cs="Times New Roman"/>
          <w:b/>
          <w:sz w:val="24"/>
          <w:szCs w:val="24"/>
        </w:rPr>
      </w:pPr>
    </w:p>
    <w:p w:rsidRPr="009969B8" w:rsidR="008B5017" w:rsidP="009969B8" w:rsidRDefault="008B5017" w14:paraId="2900502A" w14:textId="642854C6">
      <w:pPr>
        <w:pStyle w:val="Heading2"/>
      </w:pPr>
      <w:bookmarkStart w:name="_Toc37764289" w:id="109"/>
      <w:r w:rsidRPr="00021DD5">
        <w:t>Additional notes:</w:t>
      </w:r>
      <w:bookmarkEnd w:id="109"/>
      <w:r w:rsidRPr="009969B8" w:rsidR="00C02E92">
        <w:rPr>
          <w:strike/>
        </w:rPr>
        <w:br/>
      </w:r>
    </w:p>
    <w:p w:rsidR="00C02E92" w:rsidP="00C02E92" w:rsidRDefault="00C02E92" w14:paraId="73B158C2" w14:textId="4D585AE7">
      <w:pPr>
        <w:pStyle w:val="ListParagraph"/>
        <w:numPr>
          <w:ilvl w:val="0"/>
          <w:numId w:val="1"/>
        </w:numPr>
        <w:tabs>
          <w:tab w:val="left" w:pos="2534"/>
        </w:tabs>
        <w:jc w:val="both"/>
        <w:rPr>
          <w:rFonts w:ascii="Times New Roman" w:hAnsi="Times New Roman" w:cs="Times New Roman"/>
          <w:sz w:val="24"/>
          <w:szCs w:val="24"/>
        </w:rPr>
      </w:pPr>
      <w:r w:rsidRPr="00021DD5">
        <w:rPr>
          <w:rFonts w:ascii="Times New Roman" w:hAnsi="Times New Roman" w:cs="Times New Roman"/>
          <w:sz w:val="24"/>
          <w:szCs w:val="24"/>
        </w:rPr>
        <w:t xml:space="preserve">If you select an incorrect form, or you don’t want to continue with the form (because the child doesn’t wish to continue with the interview), you can </w:t>
      </w:r>
      <w:r>
        <w:rPr>
          <w:rFonts w:ascii="Times New Roman" w:hAnsi="Times New Roman" w:cs="Times New Roman"/>
          <w:sz w:val="24"/>
          <w:szCs w:val="24"/>
        </w:rPr>
        <w:t xml:space="preserve">click on the “Home” </w:t>
      </w:r>
      <w:r w:rsidRPr="00021DD5">
        <w:rPr>
          <w:rFonts w:ascii="Times New Roman" w:hAnsi="Times New Roman" w:cs="Times New Roman"/>
          <w:sz w:val="24"/>
          <w:szCs w:val="24"/>
        </w:rPr>
        <w:t xml:space="preserve"> button on the </w:t>
      </w:r>
      <w:r>
        <w:rPr>
          <w:rFonts w:ascii="Times New Roman" w:hAnsi="Times New Roman" w:cs="Times New Roman"/>
          <w:sz w:val="24"/>
          <w:szCs w:val="24"/>
        </w:rPr>
        <w:t>SDQ app</w:t>
      </w:r>
      <w:r w:rsidRPr="00021DD5">
        <w:rPr>
          <w:rFonts w:ascii="Times New Roman" w:hAnsi="Times New Roman" w:cs="Times New Roman"/>
          <w:sz w:val="24"/>
          <w:szCs w:val="24"/>
        </w:rPr>
        <w:t>, and select “ignore changes” to exit the questionnaire without saving any information.</w:t>
      </w:r>
    </w:p>
    <w:p w:rsidRPr="00C02E92" w:rsidR="00C02E92" w:rsidP="00C02E92" w:rsidRDefault="00C02E92" w14:paraId="5766CC4C" w14:textId="02E5E343">
      <w:pPr>
        <w:pStyle w:val="ListParagraph"/>
        <w:numPr>
          <w:ilvl w:val="0"/>
          <w:numId w:val="1"/>
        </w:numPr>
        <w:tabs>
          <w:tab w:val="left" w:pos="2534"/>
        </w:tabs>
        <w:jc w:val="both"/>
        <w:rPr>
          <w:rFonts w:ascii="Times New Roman" w:hAnsi="Times New Roman" w:cs="Times New Roman"/>
          <w:sz w:val="24"/>
          <w:szCs w:val="24"/>
        </w:rPr>
      </w:pPr>
      <w:r w:rsidRPr="0034420A">
        <w:rPr>
          <w:rFonts w:ascii="Times New Roman" w:hAnsi="Times New Roman" w:cs="Times New Roman"/>
          <w:sz w:val="24"/>
          <w:szCs w:val="24"/>
        </w:rPr>
        <w:t>At any point during the interview, you can switch the questionnaire from English to Arabic and vice versa</w:t>
      </w:r>
      <w:r>
        <w:rPr>
          <w:rFonts w:ascii="Times New Roman" w:hAnsi="Times New Roman" w:cs="Times New Roman"/>
          <w:sz w:val="24"/>
          <w:szCs w:val="24"/>
        </w:rPr>
        <w:t xml:space="preserve"> by clicking on </w:t>
      </w:r>
      <w:proofErr w:type="spellStart"/>
      <w:r>
        <w:rPr>
          <w:rFonts w:ascii="Times New Roman" w:hAnsi="Times New Roman" w:cs="Times New Roman"/>
          <w:sz w:val="24"/>
          <w:szCs w:val="24"/>
        </w:rPr>
        <w:t>En</w:t>
      </w:r>
      <w:proofErr w:type="spellEnd"/>
      <w:r>
        <w:rPr>
          <w:rFonts w:ascii="Times New Roman" w:hAnsi="Times New Roman" w:cs="Times New Roman"/>
          <w:sz w:val="24"/>
          <w:szCs w:val="24"/>
        </w:rPr>
        <w:t xml:space="preserve"> or </w:t>
      </w:r>
      <w:proofErr w:type="spellStart"/>
      <w:r>
        <w:rPr>
          <w:rFonts w:ascii="Times New Roman" w:hAnsi="Times New Roman" w:cs="Times New Roman"/>
          <w:sz w:val="24"/>
          <w:szCs w:val="24"/>
        </w:rPr>
        <w:t>Ar</w:t>
      </w:r>
      <w:proofErr w:type="spellEnd"/>
      <w:r>
        <w:rPr>
          <w:rFonts w:ascii="Times New Roman" w:hAnsi="Times New Roman" w:cs="Times New Roman"/>
          <w:sz w:val="24"/>
          <w:szCs w:val="24"/>
        </w:rPr>
        <w:t xml:space="preserve"> at the top left of the screen</w:t>
      </w:r>
      <w:r w:rsidRPr="0034420A">
        <w:rPr>
          <w:rFonts w:ascii="Times New Roman" w:hAnsi="Times New Roman" w:cs="Times New Roman"/>
          <w:sz w:val="24"/>
          <w:szCs w:val="24"/>
        </w:rPr>
        <w:t xml:space="preserve">. Note that this only means you can </w:t>
      </w:r>
      <w:r w:rsidRPr="0034420A">
        <w:rPr>
          <w:rFonts w:ascii="Times New Roman" w:hAnsi="Times New Roman" w:cs="Times New Roman"/>
          <w:b/>
          <w:bCs/>
          <w:sz w:val="24"/>
          <w:szCs w:val="24"/>
        </w:rPr>
        <w:t>read</w:t>
      </w:r>
      <w:r w:rsidRPr="0034420A">
        <w:rPr>
          <w:rFonts w:ascii="Times New Roman" w:hAnsi="Times New Roman" w:cs="Times New Roman"/>
          <w:sz w:val="24"/>
          <w:szCs w:val="24"/>
        </w:rPr>
        <w:t xml:space="preserve"> the questionnaire in Arabic and English</w:t>
      </w:r>
      <w:r>
        <w:rPr>
          <w:rFonts w:ascii="Times New Roman" w:hAnsi="Times New Roman" w:cs="Times New Roman"/>
          <w:sz w:val="24"/>
          <w:szCs w:val="24"/>
        </w:rPr>
        <w:t>.</w:t>
      </w:r>
    </w:p>
    <w:p w:rsidR="0003636A" w:rsidP="009969B8" w:rsidRDefault="008506C4" w14:paraId="1FAD0B8C" w14:textId="63FC4334">
      <w:pPr>
        <w:jc w:val="center"/>
        <w:rPr>
          <w:rFonts w:ascii="Times New Roman" w:hAnsi="Times New Roman" w:cs="Times New Roman"/>
          <w:i/>
          <w:sz w:val="24"/>
          <w:szCs w:val="24"/>
        </w:rPr>
      </w:pPr>
      <w:r>
        <w:rPr>
          <w:noProof/>
          <w:color w:val="2B579A"/>
          <w:shd w:val="clear" w:color="auto" w:fill="E6E6E6"/>
        </w:rPr>
        <w:drawing>
          <wp:inline distT="0" distB="0" distL="0" distR="0" wp14:anchorId="11C4FDEF" wp14:editId="5B522784">
            <wp:extent cx="2286000" cy="1042035"/>
            <wp:effectExtent l="0" t="0" r="0" b="5715"/>
            <wp:docPr id="195670087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pic:nvPicPr>
                  <pic:blipFill>
                    <a:blip r:embed="rId74" cstate="print">
                      <a:extLst>
                        <a:ext uri="{28A0092B-C50C-407E-A947-70E740481C1C}">
                          <a14:useLocalDpi xmlns:a14="http://schemas.microsoft.com/office/drawing/2010/main" val="0"/>
                        </a:ext>
                      </a:extLst>
                    </a:blip>
                    <a:stretch>
                      <a:fillRect/>
                    </a:stretch>
                  </pic:blipFill>
                  <pic:spPr>
                    <a:xfrm>
                      <a:off x="0" y="0"/>
                      <a:ext cx="2286000" cy="1042035"/>
                    </a:xfrm>
                    <a:prstGeom prst="rect">
                      <a:avLst/>
                    </a:prstGeom>
                  </pic:spPr>
                </pic:pic>
              </a:graphicData>
            </a:graphic>
          </wp:inline>
        </w:drawing>
      </w:r>
    </w:p>
    <w:p w:rsidRPr="009969B8" w:rsidR="009969B8" w:rsidP="009969B8" w:rsidRDefault="009969B8" w14:paraId="5FAB1368" w14:textId="77777777">
      <w:pPr>
        <w:jc w:val="center"/>
        <w:rPr>
          <w:rFonts w:ascii="Times New Roman" w:hAnsi="Times New Roman" w:cs="Times New Roman"/>
          <w:i/>
          <w:sz w:val="24"/>
          <w:szCs w:val="24"/>
        </w:rPr>
      </w:pPr>
    </w:p>
    <w:p w:rsidRPr="00021DD5" w:rsidR="008C763E" w:rsidP="008C763E" w:rsidRDefault="008C763E" w14:paraId="2A3EA322" w14:textId="77777777">
      <w:pPr>
        <w:tabs>
          <w:tab w:val="left" w:pos="2534"/>
        </w:tabs>
        <w:rPr>
          <w:rFonts w:ascii="Times New Roman" w:hAnsi="Times New Roman" w:cs="Times New Roman"/>
          <w:b/>
          <w:sz w:val="24"/>
          <w:szCs w:val="24"/>
          <w:u w:val="single"/>
        </w:rPr>
      </w:pPr>
      <w:r w:rsidRPr="00021DD5">
        <w:rPr>
          <w:rFonts w:ascii="Times New Roman" w:hAnsi="Times New Roman" w:cs="Times New Roman"/>
          <w:b/>
          <w:sz w:val="24"/>
          <w:szCs w:val="24"/>
          <w:u w:val="single"/>
        </w:rPr>
        <w:t>Scoring and analysis</w:t>
      </w:r>
    </w:p>
    <w:p w:rsidRPr="00021DD5" w:rsidR="0016717F" w:rsidP="004645FF" w:rsidRDefault="004B39CD" w14:paraId="1BFAF48E" w14:textId="5CDD6AEA">
      <w:pPr>
        <w:tabs>
          <w:tab w:val="left" w:pos="2534"/>
        </w:tabs>
        <w:rPr>
          <w:rFonts w:ascii="Times New Roman" w:hAnsi="Times New Roman" w:cs="Times New Roman"/>
          <w:sz w:val="24"/>
          <w:szCs w:val="24"/>
        </w:rPr>
      </w:pPr>
      <w:r w:rsidRPr="00021DD5">
        <w:rPr>
          <w:rFonts w:ascii="Times New Roman" w:hAnsi="Times New Roman" w:cs="Times New Roman"/>
          <w:sz w:val="24"/>
          <w:szCs w:val="24"/>
          <w:u w:val="single"/>
        </w:rPr>
        <w:t>For the purposes of the LCRP Out</w:t>
      </w:r>
      <w:r w:rsidRPr="00021DD5" w:rsidR="00AE3FDB">
        <w:rPr>
          <w:rFonts w:ascii="Times New Roman" w:hAnsi="Times New Roman" w:cs="Times New Roman"/>
          <w:sz w:val="24"/>
          <w:szCs w:val="24"/>
          <w:u w:val="single"/>
        </w:rPr>
        <w:t>come 4</w:t>
      </w:r>
      <w:r w:rsidRPr="00021DD5">
        <w:rPr>
          <w:rFonts w:ascii="Times New Roman" w:hAnsi="Times New Roman" w:cs="Times New Roman"/>
          <w:sz w:val="24"/>
          <w:szCs w:val="24"/>
          <w:u w:val="single"/>
        </w:rPr>
        <w:t xml:space="preserve"> indicator</w:t>
      </w:r>
      <w:r w:rsidRPr="00021DD5" w:rsidR="00AE3FDB">
        <w:rPr>
          <w:rFonts w:ascii="Times New Roman" w:hAnsi="Times New Roman" w:cs="Times New Roman"/>
          <w:sz w:val="24"/>
          <w:szCs w:val="24"/>
          <w:u w:val="single"/>
        </w:rPr>
        <w:t xml:space="preserve"> </w:t>
      </w:r>
      <w:r w:rsidR="00154363">
        <w:rPr>
          <w:rFonts w:ascii="Times New Roman" w:hAnsi="Times New Roman" w:cs="Times New Roman"/>
          <w:sz w:val="24"/>
          <w:szCs w:val="24"/>
          <w:u w:val="single"/>
        </w:rPr>
        <w:t>C</w:t>
      </w:r>
      <w:r w:rsidRPr="00021DD5">
        <w:rPr>
          <w:rFonts w:ascii="Times New Roman" w:hAnsi="Times New Roman" w:cs="Times New Roman"/>
          <w:sz w:val="24"/>
          <w:szCs w:val="24"/>
          <w:u w:val="single"/>
        </w:rPr>
        <w:t>, the definition for “increase in psychosocial wellbeing” will be the equivalent of the number of children whose overall stress score decreased, even by one point.</w:t>
      </w:r>
      <w:r w:rsidRPr="00021DD5">
        <w:rPr>
          <w:rFonts w:ascii="Times New Roman" w:hAnsi="Times New Roman" w:cs="Times New Roman"/>
          <w:sz w:val="24"/>
          <w:szCs w:val="24"/>
        </w:rPr>
        <w:t xml:space="preserve"> Further analysis will be done based on the mean total stress score in the pre- and post-assessment, in order to understand if the change was significant or not. Furthermore, each of the 5 sub-scales will be analysed </w:t>
      </w:r>
      <w:r w:rsidRPr="00021DD5" w:rsidR="008C763E">
        <w:rPr>
          <w:rFonts w:ascii="Times New Roman" w:hAnsi="Times New Roman" w:cs="Times New Roman"/>
          <w:sz w:val="24"/>
          <w:szCs w:val="24"/>
        </w:rPr>
        <w:t xml:space="preserve">according to the internationally recognized categories of “normal”, “borderline” and “abnormal”. While it is a limitation as the categories have not been contextualized for Lebanon, the intent is not to make a diagnosis but to </w:t>
      </w:r>
      <w:r w:rsidRPr="00021DD5">
        <w:rPr>
          <w:rFonts w:ascii="Times New Roman" w:hAnsi="Times New Roman" w:cs="Times New Roman"/>
          <w:sz w:val="24"/>
          <w:szCs w:val="24"/>
        </w:rPr>
        <w:t xml:space="preserve">provide different ways to analyse the data. The number of contact hours will also be considered. </w:t>
      </w:r>
      <w:r w:rsidRPr="00021DD5" w:rsidR="004645FF">
        <w:rPr>
          <w:rFonts w:ascii="Times New Roman" w:hAnsi="Times New Roman" w:cs="Times New Roman"/>
          <w:sz w:val="24"/>
          <w:szCs w:val="24"/>
        </w:rPr>
        <w:t xml:space="preserve"> </w:t>
      </w:r>
    </w:p>
    <w:p w:rsidRPr="00021DD5" w:rsidR="00D23B9E" w:rsidP="008C763E" w:rsidRDefault="00D23B9E" w14:paraId="22104645" w14:textId="5B9C30B7">
      <w:pPr>
        <w:tabs>
          <w:tab w:val="left" w:pos="2534"/>
        </w:tabs>
        <w:rPr>
          <w:rFonts w:ascii="Times New Roman" w:hAnsi="Times New Roman" w:cs="Times New Roman"/>
          <w:b/>
          <w:sz w:val="24"/>
          <w:szCs w:val="24"/>
          <w:u w:val="single"/>
        </w:rPr>
      </w:pPr>
      <w:r w:rsidRPr="00021DD5">
        <w:rPr>
          <w:rFonts w:ascii="Times New Roman" w:hAnsi="Times New Roman" w:cs="Times New Roman"/>
          <w:b/>
          <w:sz w:val="24"/>
          <w:szCs w:val="24"/>
          <w:u w:val="single"/>
        </w:rPr>
        <w:t>Identification and referral</w:t>
      </w:r>
    </w:p>
    <w:p w:rsidRPr="00021DD5" w:rsidR="00D23B9E" w:rsidP="008C763E" w:rsidRDefault="00D23B9E" w14:paraId="65648055" w14:textId="7243C9FD">
      <w:pPr>
        <w:tabs>
          <w:tab w:val="left" w:pos="2534"/>
        </w:tabs>
        <w:rPr>
          <w:rFonts w:ascii="Times New Roman" w:hAnsi="Times New Roman" w:cs="Times New Roman"/>
          <w:sz w:val="24"/>
          <w:szCs w:val="24"/>
        </w:rPr>
      </w:pPr>
      <w:r w:rsidRPr="00021DD5">
        <w:rPr>
          <w:rFonts w:ascii="Times New Roman" w:hAnsi="Times New Roman" w:cs="Times New Roman"/>
          <w:sz w:val="24"/>
          <w:szCs w:val="24"/>
        </w:rPr>
        <w:t>For serious concerns regarding the mental health of any child participating in PSS activities that arise during activities or through the administration of the SDQ, please contact your supervisor or follow the relevant referral pathway in your location.</w:t>
      </w:r>
    </w:p>
    <w:p w:rsidRPr="00021DD5" w:rsidR="0016717F" w:rsidP="00F540D3" w:rsidRDefault="0016717F" w14:paraId="0584B432" w14:textId="77777777">
      <w:pPr>
        <w:rPr>
          <w:rFonts w:ascii="Times New Roman" w:hAnsi="Times New Roman" w:cs="Times New Roman"/>
          <w:b/>
          <w:i/>
          <w:sz w:val="24"/>
          <w:szCs w:val="24"/>
        </w:rPr>
      </w:pPr>
    </w:p>
    <w:p w:rsidRPr="00021DD5" w:rsidR="0016717F" w:rsidP="00F540D3" w:rsidRDefault="0016717F" w14:paraId="4F019604" w14:textId="77777777">
      <w:pPr>
        <w:rPr>
          <w:rFonts w:ascii="Times New Roman" w:hAnsi="Times New Roman" w:cs="Times New Roman"/>
          <w:b/>
          <w:i/>
          <w:sz w:val="24"/>
          <w:szCs w:val="24"/>
        </w:rPr>
      </w:pPr>
    </w:p>
    <w:p w:rsidRPr="00021DD5" w:rsidR="00F540D3" w:rsidP="00F540D3" w:rsidRDefault="00F540D3" w14:paraId="042C4353" w14:textId="5471080E">
      <w:pPr>
        <w:rPr>
          <w:rFonts w:ascii="Times New Roman" w:hAnsi="Times New Roman" w:cs="Times New Roman"/>
          <w:b/>
          <w:i/>
          <w:sz w:val="24"/>
          <w:szCs w:val="24"/>
        </w:rPr>
      </w:pPr>
      <w:r w:rsidRPr="00021DD5">
        <w:rPr>
          <w:rFonts w:ascii="Times New Roman" w:hAnsi="Times New Roman" w:cs="Times New Roman"/>
          <w:b/>
          <w:i/>
          <w:sz w:val="24"/>
          <w:szCs w:val="24"/>
        </w:rPr>
        <w:t>Annex</w:t>
      </w:r>
      <w:r w:rsidRPr="00021DD5" w:rsidR="00D1532B">
        <w:rPr>
          <w:rFonts w:ascii="Times New Roman" w:hAnsi="Times New Roman" w:cs="Times New Roman"/>
          <w:b/>
          <w:i/>
          <w:sz w:val="24"/>
          <w:szCs w:val="24"/>
        </w:rPr>
        <w:t xml:space="preserve"> 1</w:t>
      </w:r>
      <w:r w:rsidRPr="00021DD5">
        <w:rPr>
          <w:rFonts w:ascii="Times New Roman" w:hAnsi="Times New Roman" w:cs="Times New Roman"/>
          <w:b/>
          <w:i/>
          <w:sz w:val="24"/>
          <w:szCs w:val="24"/>
        </w:rPr>
        <w:t xml:space="preserve">: Guidance on translation of questions </w:t>
      </w:r>
    </w:p>
    <w:p w:rsidRPr="00021DD5" w:rsidR="00722B80" w:rsidP="00722B80" w:rsidRDefault="00722B80" w14:paraId="311F6919" w14:textId="77777777">
      <w:pPr>
        <w:rPr>
          <w:rFonts w:ascii="Times New Roman" w:hAnsi="Times New Roman" w:cs="Times New Roman"/>
          <w:b/>
          <w:bCs/>
          <w:sz w:val="24"/>
          <w:szCs w:val="24"/>
        </w:rPr>
      </w:pPr>
      <w:r w:rsidRPr="00021DD5">
        <w:rPr>
          <w:rFonts w:ascii="Times New Roman" w:hAnsi="Times New Roman" w:cs="Times New Roman"/>
          <w:b/>
          <w:bCs/>
          <w:sz w:val="24"/>
          <w:szCs w:val="24"/>
        </w:rPr>
        <w:t>Question 5:</w:t>
      </w:r>
    </w:p>
    <w:p w:rsidRPr="00021DD5" w:rsidR="00722B80" w:rsidP="00722B80" w:rsidRDefault="00722B80" w14:paraId="1D0FA26D" w14:textId="77777777">
      <w:pPr>
        <w:rPr>
          <w:rFonts w:ascii="Times New Roman" w:hAnsi="Times New Roman" w:cs="Times New Roman"/>
          <w:sz w:val="24"/>
          <w:szCs w:val="24"/>
        </w:rPr>
      </w:pPr>
      <w:r w:rsidRPr="00021DD5">
        <w:rPr>
          <w:rFonts w:ascii="Times New Roman" w:hAnsi="Times New Roman" w:cs="Times New Roman"/>
          <w:sz w:val="24"/>
          <w:szCs w:val="24"/>
        </w:rPr>
        <w:t xml:space="preserve">English: Often </w:t>
      </w:r>
      <w:r w:rsidRPr="00021DD5">
        <w:rPr>
          <w:rFonts w:ascii="Times New Roman" w:hAnsi="Times New Roman" w:cs="Times New Roman"/>
          <w:b/>
          <w:bCs/>
          <w:sz w:val="24"/>
          <w:szCs w:val="24"/>
        </w:rPr>
        <w:t>loses temper</w:t>
      </w:r>
    </w:p>
    <w:p w:rsidRPr="00021DD5" w:rsidR="00722B80" w:rsidP="00722B80" w:rsidRDefault="00722B80" w14:paraId="7BD6E7DE" w14:textId="77777777">
      <w:pPr>
        <w:rPr>
          <w:rFonts w:ascii="Times New Roman" w:hAnsi="Times New Roman" w:cs="Times New Roman"/>
          <w:sz w:val="24"/>
          <w:szCs w:val="24"/>
        </w:rPr>
      </w:pPr>
      <w:r w:rsidRPr="00021DD5">
        <w:rPr>
          <w:rFonts w:ascii="Times New Roman" w:hAnsi="Times New Roman" w:cs="Times New Roman"/>
          <w:sz w:val="24"/>
          <w:szCs w:val="24"/>
        </w:rPr>
        <w:t xml:space="preserve">Arabic: </w:t>
      </w:r>
      <w:r w:rsidRPr="00021DD5">
        <w:rPr>
          <w:rFonts w:ascii="Times New Roman" w:hAnsi="Times New Roman" w:eastAsia="Arial Unicode MS" w:cs="Times New Roman"/>
          <w:sz w:val="24"/>
          <w:szCs w:val="24"/>
          <w:rtl/>
          <w:lang w:val="ar-SA"/>
        </w:rPr>
        <w:t>كثيرا ما تنتابة نوبات من الغضب الشديد أ و سريع الغضب</w:t>
      </w:r>
    </w:p>
    <w:p w:rsidRPr="00021DD5" w:rsidR="00722B80" w:rsidP="00722B80" w:rsidRDefault="00722B80" w14:paraId="7E8A194B" w14:textId="77777777">
      <w:pPr>
        <w:rPr>
          <w:rFonts w:ascii="Times New Roman" w:hAnsi="Times New Roman" w:cs="Times New Roman"/>
          <w:sz w:val="24"/>
          <w:szCs w:val="24"/>
        </w:rPr>
      </w:pPr>
      <w:r w:rsidRPr="00021DD5">
        <w:rPr>
          <w:rFonts w:ascii="Times New Roman" w:hAnsi="Times New Roman" w:cs="Times New Roman"/>
          <w:sz w:val="24"/>
          <w:szCs w:val="24"/>
        </w:rPr>
        <w:t xml:space="preserve">Suggested Colloquial Arabic Translation: </w:t>
      </w:r>
      <w:r w:rsidRPr="00021DD5">
        <w:rPr>
          <w:rFonts w:ascii="Times New Roman" w:hAnsi="Times New Roman" w:cs="Times New Roman"/>
          <w:sz w:val="24"/>
          <w:szCs w:val="24"/>
          <w:rtl/>
        </w:rPr>
        <w:t xml:space="preserve">يفقد أعصابه </w:t>
      </w:r>
      <w:r w:rsidRPr="00021DD5">
        <w:rPr>
          <w:rFonts w:ascii="Times New Roman" w:hAnsi="Times New Roman" w:eastAsia="Arial Unicode MS" w:cs="Times New Roman"/>
          <w:sz w:val="24"/>
          <w:szCs w:val="24"/>
          <w:rtl/>
          <w:lang w:val="ar-SA"/>
        </w:rPr>
        <w:t>كثيرا</w:t>
      </w:r>
      <w:r w:rsidRPr="00021DD5">
        <w:rPr>
          <w:rFonts w:ascii="Times New Roman" w:hAnsi="Times New Roman" w:cs="Times New Roman"/>
          <w:sz w:val="24"/>
          <w:szCs w:val="24"/>
          <w:rtl/>
        </w:rPr>
        <w:t xml:space="preserve"> ويغضب بسرعة</w:t>
      </w:r>
    </w:p>
    <w:p w:rsidRPr="00021DD5" w:rsidR="00722B80" w:rsidP="00722B80" w:rsidRDefault="00722B80" w14:paraId="12F956F2" w14:textId="77777777">
      <w:pPr>
        <w:rPr>
          <w:rFonts w:ascii="Times New Roman" w:hAnsi="Times New Roman" w:cs="Times New Roman"/>
          <w:sz w:val="24"/>
          <w:szCs w:val="24"/>
        </w:rPr>
      </w:pPr>
      <w:r w:rsidRPr="00021DD5">
        <w:rPr>
          <w:rFonts w:ascii="Times New Roman" w:hAnsi="Times New Roman" w:cs="Times New Roman"/>
          <w:sz w:val="24"/>
          <w:szCs w:val="24"/>
        </w:rPr>
        <w:t>English Translation of Colloquial Arabic: loses his temper often/gets angry quickly</w:t>
      </w:r>
    </w:p>
    <w:p w:rsidRPr="00021DD5" w:rsidR="00722B80" w:rsidP="00722B80" w:rsidRDefault="00722B80" w14:paraId="02894FC5" w14:textId="77777777">
      <w:pPr>
        <w:rPr>
          <w:rFonts w:ascii="Times New Roman" w:hAnsi="Times New Roman" w:cs="Times New Roman"/>
          <w:sz w:val="24"/>
          <w:szCs w:val="24"/>
        </w:rPr>
      </w:pPr>
    </w:p>
    <w:p w:rsidRPr="00021DD5" w:rsidR="00722B80" w:rsidP="00722B80" w:rsidRDefault="00722B80" w14:paraId="68C5E17A" w14:textId="77777777">
      <w:pPr>
        <w:rPr>
          <w:rFonts w:ascii="Times New Roman" w:hAnsi="Times New Roman" w:cs="Times New Roman"/>
          <w:b/>
          <w:bCs/>
          <w:sz w:val="24"/>
          <w:szCs w:val="24"/>
        </w:rPr>
      </w:pPr>
      <w:r w:rsidRPr="00021DD5">
        <w:rPr>
          <w:rFonts w:ascii="Times New Roman" w:hAnsi="Times New Roman" w:cs="Times New Roman"/>
          <w:b/>
          <w:bCs/>
          <w:sz w:val="24"/>
          <w:szCs w:val="24"/>
        </w:rPr>
        <w:t>Question 10:</w:t>
      </w:r>
    </w:p>
    <w:p w:rsidRPr="00021DD5" w:rsidR="00722B80" w:rsidP="00722B80" w:rsidRDefault="00722B80" w14:paraId="0A67E5E9" w14:textId="77777777">
      <w:pPr>
        <w:rPr>
          <w:rFonts w:ascii="Times New Roman" w:hAnsi="Times New Roman" w:cs="Times New Roman"/>
          <w:sz w:val="24"/>
          <w:szCs w:val="24"/>
        </w:rPr>
      </w:pPr>
      <w:r w:rsidRPr="00021DD5">
        <w:rPr>
          <w:rFonts w:ascii="Times New Roman" w:hAnsi="Times New Roman" w:cs="Times New Roman"/>
          <w:sz w:val="24"/>
          <w:szCs w:val="24"/>
        </w:rPr>
        <w:t xml:space="preserve">English: Constantly </w:t>
      </w:r>
      <w:r w:rsidRPr="00021DD5">
        <w:rPr>
          <w:rFonts w:ascii="Times New Roman" w:hAnsi="Times New Roman" w:cs="Times New Roman"/>
          <w:b/>
          <w:bCs/>
          <w:sz w:val="24"/>
          <w:szCs w:val="24"/>
        </w:rPr>
        <w:t xml:space="preserve">fidgeting </w:t>
      </w:r>
      <w:r w:rsidRPr="00021DD5">
        <w:rPr>
          <w:rFonts w:ascii="Times New Roman" w:hAnsi="Times New Roman" w:cs="Times New Roman"/>
          <w:sz w:val="24"/>
          <w:szCs w:val="24"/>
        </w:rPr>
        <w:t xml:space="preserve">or </w:t>
      </w:r>
      <w:r w:rsidRPr="00021DD5">
        <w:rPr>
          <w:rFonts w:ascii="Times New Roman" w:hAnsi="Times New Roman" w:cs="Times New Roman"/>
          <w:b/>
          <w:bCs/>
          <w:sz w:val="24"/>
          <w:szCs w:val="24"/>
        </w:rPr>
        <w:t>squirming</w:t>
      </w:r>
    </w:p>
    <w:p w:rsidRPr="00021DD5" w:rsidR="00722B80" w:rsidP="00722B80" w:rsidRDefault="00722B80" w14:paraId="4EEBC4EE" w14:textId="55CCA815">
      <w:pPr>
        <w:rPr>
          <w:rFonts w:ascii="Times New Roman" w:hAnsi="Times New Roman" w:cs="Times New Roman"/>
          <w:sz w:val="24"/>
          <w:szCs w:val="24"/>
        </w:rPr>
      </w:pPr>
      <w:r w:rsidRPr="00021DD5">
        <w:rPr>
          <w:rFonts w:ascii="Times New Roman" w:hAnsi="Times New Roman" w:cs="Times New Roman"/>
          <w:sz w:val="24"/>
          <w:szCs w:val="24"/>
        </w:rPr>
        <w:t xml:space="preserve">Arabic: </w:t>
      </w:r>
      <w:r w:rsidRPr="00021DD5">
        <w:rPr>
          <w:rFonts w:ascii="Times New Roman" w:hAnsi="Times New Roman" w:eastAsia="Arial Unicode MS" w:cs="Times New Roman"/>
          <w:b/>
          <w:bCs/>
          <w:sz w:val="24"/>
          <w:szCs w:val="24"/>
          <w:rtl/>
          <w:lang w:val="ar-SA"/>
        </w:rPr>
        <w:t>يتململ</w:t>
      </w:r>
      <w:r w:rsidRPr="00021DD5">
        <w:rPr>
          <w:rFonts w:ascii="Times New Roman" w:hAnsi="Times New Roman" w:eastAsia="Arial Unicode MS" w:cs="Times New Roman"/>
          <w:sz w:val="24"/>
          <w:szCs w:val="24"/>
          <w:rtl/>
          <w:lang w:val="ar-SA"/>
        </w:rPr>
        <w:t xml:space="preserve"> </w:t>
      </w:r>
      <w:r w:rsidRPr="00021DD5">
        <w:rPr>
          <w:rFonts w:ascii="Times New Roman" w:hAnsi="Times New Roman" w:eastAsia="Arial Unicode MS" w:cs="Times New Roman"/>
          <w:b/>
          <w:bCs/>
          <w:sz w:val="24"/>
          <w:szCs w:val="24"/>
          <w:rtl/>
          <w:lang w:val="ar-SA"/>
        </w:rPr>
        <w:t>او يتلوى</w:t>
      </w:r>
      <w:r w:rsidRPr="00021DD5">
        <w:rPr>
          <w:rFonts w:ascii="Times New Roman" w:hAnsi="Times New Roman" w:eastAsia="Arial Unicode MS" w:cs="Times New Roman"/>
          <w:sz w:val="24"/>
          <w:szCs w:val="24"/>
          <w:rtl/>
          <w:lang w:val="ar-SA"/>
        </w:rPr>
        <w:t xml:space="preserve"> </w:t>
      </w:r>
      <w:r w:rsidRPr="00021DD5" w:rsidR="00FF7AE8">
        <w:rPr>
          <w:rFonts w:ascii="Times New Roman" w:hAnsi="Times New Roman" w:eastAsia="Arial Unicode MS" w:cs="Times New Roman"/>
          <w:sz w:val="24"/>
          <w:szCs w:val="24"/>
          <w:rtl/>
          <w:lang w:val="ar-SA"/>
        </w:rPr>
        <w:t>باستمرار</w:t>
      </w:r>
      <w:r w:rsidRPr="00021DD5" w:rsidR="00FF7AE8">
        <w:rPr>
          <w:rFonts w:ascii="Times New Roman" w:hAnsi="Times New Roman" w:cs="Times New Roman"/>
          <w:sz w:val="24"/>
          <w:szCs w:val="24"/>
          <w:rtl/>
        </w:rPr>
        <w:t xml:space="preserve"> {</w:t>
      </w:r>
      <w:r w:rsidRPr="00021DD5">
        <w:rPr>
          <w:rFonts w:ascii="Times New Roman" w:hAnsi="Times New Roman" w:eastAsia="Arial Unicode MS" w:cs="Times New Roman"/>
          <w:sz w:val="24"/>
          <w:szCs w:val="24"/>
          <w:rtl/>
          <w:lang w:val="ar-SA"/>
        </w:rPr>
        <w:t xml:space="preserve">جسمه فى حركه مستمره اثناء </w:t>
      </w:r>
      <w:r w:rsidRPr="00021DD5" w:rsidR="00FF7AE8">
        <w:rPr>
          <w:rFonts w:ascii="Times New Roman" w:hAnsi="Times New Roman" w:eastAsia="Arial Unicode MS" w:cs="Times New Roman"/>
          <w:sz w:val="24"/>
          <w:szCs w:val="24"/>
          <w:rtl/>
          <w:lang w:val="ar-SA"/>
        </w:rPr>
        <w:t>جلوسه</w:t>
      </w:r>
      <w:r w:rsidRPr="00021DD5" w:rsidR="00FF7AE8">
        <w:rPr>
          <w:rFonts w:ascii="Times New Roman" w:hAnsi="Times New Roman" w:cs="Times New Roman"/>
          <w:sz w:val="24"/>
          <w:szCs w:val="24"/>
          <w:rtl/>
        </w:rPr>
        <w:t>}</w:t>
      </w:r>
    </w:p>
    <w:p w:rsidRPr="00021DD5" w:rsidR="00722B80" w:rsidP="00722B80" w:rsidRDefault="00722B80" w14:paraId="45EEBB86" w14:textId="77777777">
      <w:pPr>
        <w:rPr>
          <w:rFonts w:ascii="Times New Roman" w:hAnsi="Times New Roman" w:cs="Times New Roman"/>
          <w:sz w:val="24"/>
          <w:szCs w:val="24"/>
        </w:rPr>
      </w:pPr>
      <w:r w:rsidRPr="00021DD5">
        <w:rPr>
          <w:rFonts w:ascii="Times New Roman" w:hAnsi="Times New Roman" w:cs="Times New Roman"/>
          <w:sz w:val="24"/>
          <w:szCs w:val="24"/>
        </w:rPr>
        <w:t xml:space="preserve">Suggested Colloquial Arabic Translation: </w:t>
      </w:r>
      <w:r w:rsidRPr="00021DD5">
        <w:rPr>
          <w:rFonts w:ascii="Times New Roman" w:hAnsi="Times New Roman" w:cs="Times New Roman"/>
          <w:sz w:val="24"/>
          <w:szCs w:val="24"/>
          <w:rtl/>
        </w:rPr>
        <w:t>يتحرك باستمرار</w:t>
      </w:r>
    </w:p>
    <w:p w:rsidRPr="00021DD5" w:rsidR="00722B80" w:rsidP="00722B80" w:rsidRDefault="00722B80" w14:paraId="729CCE15" w14:textId="77777777">
      <w:pPr>
        <w:rPr>
          <w:rFonts w:ascii="Times New Roman" w:hAnsi="Times New Roman" w:cs="Times New Roman"/>
          <w:sz w:val="24"/>
          <w:szCs w:val="24"/>
        </w:rPr>
      </w:pPr>
      <w:r w:rsidRPr="00021DD5">
        <w:rPr>
          <w:rFonts w:ascii="Times New Roman" w:hAnsi="Times New Roman" w:cs="Times New Roman"/>
          <w:sz w:val="24"/>
          <w:szCs w:val="24"/>
        </w:rPr>
        <w:t xml:space="preserve">English Translation of Colloquial Arabic: moves constantly/agitated </w:t>
      </w:r>
    </w:p>
    <w:p w:rsidRPr="00021DD5" w:rsidR="00722B80" w:rsidP="00722B80" w:rsidRDefault="00722B80" w14:paraId="049AE3A2" w14:textId="77777777">
      <w:pPr>
        <w:rPr>
          <w:rFonts w:ascii="Times New Roman" w:hAnsi="Times New Roman" w:cs="Times New Roman"/>
          <w:b/>
          <w:bCs/>
          <w:sz w:val="24"/>
          <w:szCs w:val="24"/>
        </w:rPr>
      </w:pPr>
    </w:p>
    <w:p w:rsidRPr="00021DD5" w:rsidR="00722B80" w:rsidP="00722B80" w:rsidRDefault="00722B80" w14:paraId="451B75D3" w14:textId="77777777">
      <w:pPr>
        <w:rPr>
          <w:rFonts w:ascii="Times New Roman" w:hAnsi="Times New Roman" w:cs="Times New Roman"/>
          <w:b/>
          <w:bCs/>
          <w:sz w:val="24"/>
          <w:szCs w:val="24"/>
        </w:rPr>
      </w:pPr>
      <w:r w:rsidRPr="00021DD5">
        <w:rPr>
          <w:rFonts w:ascii="Times New Roman" w:hAnsi="Times New Roman" w:cs="Times New Roman"/>
          <w:b/>
          <w:bCs/>
          <w:sz w:val="24"/>
          <w:szCs w:val="24"/>
        </w:rPr>
        <w:t>Question 12/19:</w:t>
      </w:r>
    </w:p>
    <w:p w:rsidRPr="00021DD5" w:rsidR="00722B80" w:rsidP="00722B80" w:rsidRDefault="00722B80" w14:paraId="4983ED6D" w14:textId="77777777">
      <w:pPr>
        <w:rPr>
          <w:rFonts w:ascii="Times New Roman" w:hAnsi="Times New Roman" w:cs="Times New Roman"/>
          <w:sz w:val="24"/>
          <w:szCs w:val="24"/>
        </w:rPr>
      </w:pPr>
      <w:r w:rsidRPr="00021DD5">
        <w:rPr>
          <w:rFonts w:ascii="Times New Roman" w:hAnsi="Times New Roman" w:cs="Times New Roman"/>
          <w:sz w:val="24"/>
          <w:szCs w:val="24"/>
        </w:rPr>
        <w:t xml:space="preserve">English: often fights with other children or </w:t>
      </w:r>
      <w:r w:rsidRPr="00021DD5">
        <w:rPr>
          <w:rFonts w:ascii="Times New Roman" w:hAnsi="Times New Roman" w:cs="Times New Roman"/>
          <w:b/>
          <w:bCs/>
          <w:sz w:val="24"/>
          <w:szCs w:val="24"/>
        </w:rPr>
        <w:t>bullies</w:t>
      </w:r>
      <w:r w:rsidRPr="00021DD5">
        <w:rPr>
          <w:rFonts w:ascii="Times New Roman" w:hAnsi="Times New Roman" w:cs="Times New Roman"/>
          <w:sz w:val="24"/>
          <w:szCs w:val="24"/>
        </w:rPr>
        <w:t xml:space="preserve"> them/ picked on or </w:t>
      </w:r>
      <w:r w:rsidRPr="00021DD5">
        <w:rPr>
          <w:rFonts w:ascii="Times New Roman" w:hAnsi="Times New Roman" w:cs="Times New Roman"/>
          <w:b/>
          <w:bCs/>
          <w:sz w:val="24"/>
          <w:szCs w:val="24"/>
        </w:rPr>
        <w:t>bullied</w:t>
      </w:r>
      <w:r w:rsidRPr="00021DD5">
        <w:rPr>
          <w:rFonts w:ascii="Times New Roman" w:hAnsi="Times New Roman" w:cs="Times New Roman"/>
          <w:sz w:val="24"/>
          <w:szCs w:val="24"/>
        </w:rPr>
        <w:t xml:space="preserve"> by other children</w:t>
      </w:r>
    </w:p>
    <w:p w:rsidRPr="00021DD5" w:rsidR="00722B80" w:rsidP="00722B80" w:rsidRDefault="00722B80" w14:paraId="65385D44" w14:textId="77777777">
      <w:pPr>
        <w:rPr>
          <w:rFonts w:ascii="Times New Roman" w:hAnsi="Times New Roman" w:eastAsia="Arial Unicode MS" w:cs="Times New Roman"/>
          <w:sz w:val="24"/>
          <w:szCs w:val="24"/>
          <w:lang w:val="en-US"/>
        </w:rPr>
      </w:pPr>
      <w:r w:rsidRPr="00021DD5">
        <w:rPr>
          <w:rFonts w:ascii="Times New Roman" w:hAnsi="Times New Roman" w:cs="Times New Roman"/>
          <w:sz w:val="24"/>
          <w:szCs w:val="24"/>
        </w:rPr>
        <w:t xml:space="preserve">Arabic: </w:t>
      </w:r>
      <w:r w:rsidRPr="00021DD5">
        <w:rPr>
          <w:rFonts w:ascii="Times New Roman" w:hAnsi="Times New Roman" w:eastAsia="Arial Unicode MS" w:cs="Times New Roman"/>
          <w:sz w:val="24"/>
          <w:szCs w:val="24"/>
          <w:rtl/>
          <w:lang w:val="ar-SA"/>
        </w:rPr>
        <w:t>كثيرا ما يتعارك مع الاخرين من نفس سنه او</w:t>
      </w:r>
      <w:r w:rsidRPr="00021DD5">
        <w:rPr>
          <w:rFonts w:ascii="Times New Roman" w:hAnsi="Times New Roman" w:eastAsia="Arial Unicode MS" w:cs="Times New Roman"/>
          <w:b/>
          <w:bCs/>
          <w:sz w:val="24"/>
          <w:szCs w:val="24"/>
          <w:rtl/>
          <w:lang w:val="ar-SA"/>
        </w:rPr>
        <w:t xml:space="preserve"> يستأسد</w:t>
      </w:r>
      <w:r w:rsidRPr="00021DD5">
        <w:rPr>
          <w:rFonts w:ascii="Times New Roman" w:hAnsi="Times New Roman" w:eastAsia="Arial Unicode MS" w:cs="Times New Roman"/>
          <w:sz w:val="24"/>
          <w:szCs w:val="24"/>
          <w:rtl/>
          <w:lang w:val="ar-SA"/>
        </w:rPr>
        <w:t xml:space="preserve"> عليهم</w:t>
      </w:r>
      <w:r w:rsidRPr="00021DD5">
        <w:rPr>
          <w:rFonts w:ascii="Times New Roman" w:hAnsi="Times New Roman" w:eastAsia="Arial Unicode MS" w:cs="Times New Roman"/>
          <w:sz w:val="24"/>
          <w:szCs w:val="24"/>
          <w:lang w:val="en-US"/>
        </w:rPr>
        <w:t>/</w:t>
      </w:r>
      <w:r w:rsidRPr="00021DD5">
        <w:rPr>
          <w:rFonts w:ascii="Times New Roman" w:hAnsi="Times New Roman" w:eastAsia="Arial Unicode MS" w:cs="Times New Roman"/>
          <w:sz w:val="24"/>
          <w:szCs w:val="24"/>
          <w:rtl/>
          <w:lang w:val="ar-SA"/>
        </w:rPr>
        <w:t xml:space="preserve"> يستهزا منه او </w:t>
      </w:r>
      <w:r w:rsidRPr="00021DD5">
        <w:rPr>
          <w:rFonts w:ascii="Times New Roman" w:hAnsi="Times New Roman" w:eastAsia="Arial Unicode MS" w:cs="Times New Roman"/>
          <w:b/>
          <w:bCs/>
          <w:sz w:val="24"/>
          <w:szCs w:val="24"/>
          <w:rtl/>
          <w:lang w:val="ar-SA"/>
        </w:rPr>
        <w:t>يستاسد</w:t>
      </w:r>
      <w:r w:rsidRPr="00021DD5">
        <w:rPr>
          <w:rFonts w:ascii="Times New Roman" w:hAnsi="Times New Roman" w:eastAsia="Arial Unicode MS" w:cs="Times New Roman"/>
          <w:sz w:val="24"/>
          <w:szCs w:val="24"/>
          <w:rtl/>
          <w:lang w:val="ar-SA"/>
        </w:rPr>
        <w:t xml:space="preserve"> عليه من هم فى سنه</w:t>
      </w:r>
    </w:p>
    <w:p w:rsidRPr="00021DD5" w:rsidR="00722B80" w:rsidP="00722B80" w:rsidRDefault="00722B80" w14:paraId="3E5EDE68" w14:textId="77777777">
      <w:pPr>
        <w:rPr>
          <w:rFonts w:ascii="Times New Roman" w:hAnsi="Times New Roman" w:cs="Times New Roman"/>
          <w:sz w:val="24"/>
          <w:szCs w:val="24"/>
          <w:lang w:val="en-US"/>
        </w:rPr>
      </w:pPr>
      <w:r w:rsidRPr="00021DD5">
        <w:rPr>
          <w:rFonts w:ascii="Times New Roman" w:hAnsi="Times New Roman" w:cs="Times New Roman"/>
          <w:sz w:val="24"/>
          <w:szCs w:val="24"/>
        </w:rPr>
        <w:t xml:space="preserve">Suggested Colloquial Arabic Translation:  </w:t>
      </w:r>
      <w:r w:rsidRPr="00021DD5">
        <w:rPr>
          <w:rFonts w:ascii="Times New Roman" w:hAnsi="Times New Roman" w:eastAsia="Arial Unicode MS" w:cs="Times New Roman"/>
          <w:sz w:val="24"/>
          <w:szCs w:val="24"/>
          <w:rtl/>
          <w:lang w:val="ar-SA"/>
        </w:rPr>
        <w:t>كثيرا ما يتعارك مع الاخرين من نفس سنه او</w:t>
      </w:r>
      <w:r w:rsidRPr="00021DD5">
        <w:rPr>
          <w:rFonts w:ascii="Times New Roman" w:hAnsi="Times New Roman" w:eastAsia="Arial Unicode MS" w:cs="Times New Roman"/>
          <w:b/>
          <w:bCs/>
          <w:sz w:val="24"/>
          <w:szCs w:val="24"/>
          <w:rtl/>
          <w:lang w:val="ar-SA"/>
        </w:rPr>
        <w:t xml:space="preserve"> يتسلط</w:t>
      </w:r>
      <w:r w:rsidRPr="00021DD5">
        <w:rPr>
          <w:rFonts w:ascii="Times New Roman" w:hAnsi="Times New Roman" w:eastAsia="Arial Unicode MS" w:cs="Times New Roman"/>
          <w:sz w:val="24"/>
          <w:szCs w:val="24"/>
          <w:rtl/>
          <w:lang w:val="ar-SA"/>
        </w:rPr>
        <w:t xml:space="preserve"> عليهم</w:t>
      </w:r>
      <w:r w:rsidRPr="00021DD5">
        <w:rPr>
          <w:rFonts w:ascii="Times New Roman" w:hAnsi="Times New Roman" w:eastAsia="Arial Unicode MS" w:cs="Times New Roman"/>
          <w:sz w:val="24"/>
          <w:szCs w:val="24"/>
          <w:lang w:val="en-US"/>
        </w:rPr>
        <w:t>/</w:t>
      </w:r>
      <w:r w:rsidRPr="00021DD5">
        <w:rPr>
          <w:rFonts w:ascii="Times New Roman" w:hAnsi="Times New Roman" w:eastAsia="Arial Unicode MS" w:cs="Times New Roman"/>
          <w:sz w:val="24"/>
          <w:szCs w:val="24"/>
          <w:rtl/>
          <w:lang w:val="ar-SA"/>
        </w:rPr>
        <w:t xml:space="preserve"> يستهزا منه او </w:t>
      </w:r>
      <w:r w:rsidRPr="00021DD5">
        <w:rPr>
          <w:rFonts w:ascii="Times New Roman" w:hAnsi="Times New Roman" w:eastAsia="Arial Unicode MS" w:cs="Times New Roman"/>
          <w:b/>
          <w:bCs/>
          <w:sz w:val="24"/>
          <w:szCs w:val="24"/>
          <w:rtl/>
          <w:lang w:val="ar-SA"/>
        </w:rPr>
        <w:t>يتسلط</w:t>
      </w:r>
      <w:r w:rsidRPr="00021DD5">
        <w:rPr>
          <w:rFonts w:ascii="Times New Roman" w:hAnsi="Times New Roman" w:eastAsia="Arial Unicode MS" w:cs="Times New Roman"/>
          <w:sz w:val="24"/>
          <w:szCs w:val="24"/>
          <w:rtl/>
          <w:lang w:val="ar-SA"/>
        </w:rPr>
        <w:t xml:space="preserve"> عليه من هم فى سنه</w:t>
      </w:r>
    </w:p>
    <w:p w:rsidRPr="00021DD5" w:rsidR="00722B80" w:rsidP="00722B80" w:rsidRDefault="00722B80" w14:paraId="58871A6A" w14:textId="77777777">
      <w:pPr>
        <w:rPr>
          <w:rFonts w:ascii="Times New Roman" w:hAnsi="Times New Roman" w:cs="Times New Roman"/>
          <w:sz w:val="24"/>
          <w:szCs w:val="24"/>
        </w:rPr>
      </w:pPr>
      <w:r w:rsidRPr="00021DD5">
        <w:rPr>
          <w:rFonts w:ascii="Times New Roman" w:hAnsi="Times New Roman" w:cs="Times New Roman"/>
          <w:sz w:val="24"/>
          <w:szCs w:val="24"/>
        </w:rPr>
        <w:t>English Translation of Colloquial Arabic: same as original text</w:t>
      </w:r>
    </w:p>
    <w:p w:rsidRPr="00021DD5" w:rsidR="00186C10" w:rsidP="00722B80" w:rsidRDefault="00186C10" w14:paraId="520D3E28" w14:textId="77777777">
      <w:pPr>
        <w:rPr>
          <w:rFonts w:ascii="Times New Roman" w:hAnsi="Times New Roman" w:cs="Times New Roman"/>
          <w:sz w:val="24"/>
          <w:szCs w:val="24"/>
        </w:rPr>
      </w:pPr>
    </w:p>
    <w:p w:rsidRPr="00021DD5" w:rsidR="00FF7AE8" w:rsidP="00722B80" w:rsidRDefault="005D1239" w14:paraId="611662B7" w14:textId="77777777">
      <w:pPr>
        <w:rPr>
          <w:rFonts w:ascii="Times New Roman" w:hAnsi="Times New Roman" w:cs="Times New Roman"/>
          <w:sz w:val="24"/>
          <w:szCs w:val="24"/>
        </w:rPr>
      </w:pPr>
      <w:r w:rsidRPr="00021DD5">
        <w:rPr>
          <w:rFonts w:ascii="Times New Roman" w:hAnsi="Times New Roman" w:cs="Times New Roman"/>
          <w:b/>
          <w:bCs/>
          <w:sz w:val="24"/>
          <w:szCs w:val="24"/>
        </w:rPr>
        <w:t>Question 16:</w:t>
      </w:r>
    </w:p>
    <w:p w:rsidRPr="00021DD5" w:rsidR="005D1239" w:rsidP="00722B80" w:rsidRDefault="005D1239" w14:paraId="32D5ECAF" w14:textId="77777777">
      <w:pPr>
        <w:rPr>
          <w:rFonts w:ascii="Times New Roman" w:hAnsi="Times New Roman" w:cs="Times New Roman"/>
          <w:sz w:val="24"/>
          <w:szCs w:val="24"/>
        </w:rPr>
      </w:pPr>
      <w:r w:rsidRPr="00021DD5">
        <w:rPr>
          <w:rFonts w:ascii="Times New Roman" w:hAnsi="Times New Roman" w:cs="Times New Roman"/>
          <w:sz w:val="24"/>
          <w:szCs w:val="24"/>
        </w:rPr>
        <w:t xml:space="preserve">English: </w:t>
      </w:r>
      <w:r w:rsidRPr="00021DD5" w:rsidR="00E56BC6">
        <w:rPr>
          <w:rFonts w:ascii="Times New Roman" w:hAnsi="Times New Roman" w:cs="Times New Roman"/>
          <w:b/>
          <w:bCs/>
          <w:sz w:val="24"/>
          <w:szCs w:val="24"/>
          <w:lang w:val="en-US"/>
        </w:rPr>
        <w:t>Nervous</w:t>
      </w:r>
      <w:r w:rsidRPr="00021DD5" w:rsidR="00E56BC6">
        <w:rPr>
          <w:rFonts w:ascii="Times New Roman" w:hAnsi="Times New Roman" w:cs="Times New Roman"/>
          <w:sz w:val="24"/>
          <w:szCs w:val="24"/>
          <w:lang w:val="en-US"/>
        </w:rPr>
        <w:t xml:space="preserve"> or </w:t>
      </w:r>
      <w:r w:rsidRPr="00021DD5" w:rsidR="00E56BC6">
        <w:rPr>
          <w:rFonts w:ascii="Times New Roman" w:hAnsi="Times New Roman" w:cs="Times New Roman"/>
          <w:b/>
          <w:bCs/>
          <w:sz w:val="24"/>
          <w:szCs w:val="24"/>
          <w:lang w:val="en-US"/>
        </w:rPr>
        <w:t>clingy</w:t>
      </w:r>
      <w:r w:rsidRPr="00021DD5" w:rsidR="00E56BC6">
        <w:rPr>
          <w:rFonts w:ascii="Times New Roman" w:hAnsi="Times New Roman" w:cs="Times New Roman"/>
          <w:sz w:val="24"/>
          <w:szCs w:val="24"/>
          <w:lang w:val="en-US"/>
        </w:rPr>
        <w:t xml:space="preserve"> in new situations, easily loses confidence</w:t>
      </w:r>
    </w:p>
    <w:p w:rsidRPr="00021DD5" w:rsidR="00186C10" w:rsidP="00722B80" w:rsidRDefault="005D1239" w14:paraId="53E5C61F" w14:textId="77777777">
      <w:pPr>
        <w:rPr>
          <w:rFonts w:ascii="Times New Roman" w:hAnsi="Times New Roman" w:cs="Times New Roman"/>
          <w:sz w:val="24"/>
          <w:szCs w:val="24"/>
        </w:rPr>
      </w:pPr>
      <w:r w:rsidRPr="00021DD5">
        <w:rPr>
          <w:rFonts w:ascii="Times New Roman" w:hAnsi="Times New Roman" w:cs="Times New Roman"/>
          <w:sz w:val="24"/>
          <w:szCs w:val="24"/>
        </w:rPr>
        <w:t xml:space="preserve">Arabic: </w:t>
      </w:r>
      <w:r w:rsidRPr="00021DD5" w:rsidR="00E56BC6">
        <w:rPr>
          <w:rFonts w:ascii="Times New Roman" w:hAnsi="Times New Roman" w:cs="Times New Roman"/>
          <w:b/>
          <w:bCs/>
          <w:sz w:val="24"/>
          <w:szCs w:val="24"/>
          <w:rtl/>
        </w:rPr>
        <w:t>عصبى</w:t>
      </w:r>
      <w:r w:rsidRPr="00021DD5">
        <w:rPr>
          <w:rFonts w:ascii="Times New Roman" w:hAnsi="Times New Roman" w:cs="Times New Roman"/>
          <w:sz w:val="24"/>
          <w:szCs w:val="24"/>
          <w:rtl/>
        </w:rPr>
        <w:t xml:space="preserve"> او متشبث {متعلق} بالاخرين فى المواقف الجديدة. من السهل ان يفقد ثقته بنفسه</w:t>
      </w:r>
    </w:p>
    <w:p w:rsidRPr="00021DD5" w:rsidR="00A52A51" w:rsidP="005D1239" w:rsidRDefault="005D1239" w14:paraId="30EE7738" w14:textId="77777777">
      <w:pPr>
        <w:rPr>
          <w:rFonts w:ascii="Times New Roman" w:hAnsi="Times New Roman" w:cs="Times New Roman"/>
          <w:sz w:val="24"/>
          <w:szCs w:val="24"/>
          <w:rtl/>
          <w:lang w:bidi="ar-LB"/>
        </w:rPr>
      </w:pPr>
      <w:r w:rsidRPr="00021DD5">
        <w:rPr>
          <w:rFonts w:ascii="Times New Roman" w:hAnsi="Times New Roman" w:cs="Times New Roman"/>
          <w:sz w:val="24"/>
          <w:szCs w:val="24"/>
        </w:rPr>
        <w:t xml:space="preserve">Suggested Colloquial Arabic Translation: </w:t>
      </w:r>
      <w:r w:rsidRPr="00021DD5" w:rsidR="00E56BC6">
        <w:rPr>
          <w:rFonts w:ascii="Times New Roman" w:hAnsi="Times New Roman" w:cs="Times New Roman"/>
          <w:b/>
          <w:bCs/>
          <w:sz w:val="24"/>
          <w:szCs w:val="24"/>
          <w:rtl/>
          <w:lang w:bidi="ar-LB"/>
        </w:rPr>
        <w:t>يتوتر</w:t>
      </w:r>
      <w:r w:rsidRPr="00021DD5">
        <w:rPr>
          <w:rFonts w:ascii="Times New Roman" w:hAnsi="Times New Roman" w:cs="Times New Roman"/>
          <w:sz w:val="24"/>
          <w:szCs w:val="24"/>
          <w:rtl/>
          <w:lang w:bidi="ar-LB"/>
        </w:rPr>
        <w:t xml:space="preserve"> او </w:t>
      </w:r>
      <w:r w:rsidRPr="00021DD5">
        <w:rPr>
          <w:rFonts w:ascii="Times New Roman" w:hAnsi="Times New Roman" w:cs="Times New Roman"/>
          <w:sz w:val="24"/>
          <w:szCs w:val="24"/>
          <w:rtl/>
        </w:rPr>
        <w:t>متعلق بالاخرين فى المواقف الجديدة. من السهل ان يفقد ثقته بنفسه</w:t>
      </w:r>
      <w:r w:rsidRPr="00021DD5">
        <w:rPr>
          <w:rFonts w:ascii="Times New Roman" w:hAnsi="Times New Roman" w:cs="Times New Roman"/>
          <w:sz w:val="24"/>
          <w:szCs w:val="24"/>
          <w:rtl/>
          <w:lang w:bidi="ar-LB"/>
        </w:rPr>
        <w:t xml:space="preserve"> </w:t>
      </w:r>
    </w:p>
    <w:p w:rsidR="00FF6B56" w:rsidRDefault="005D1239" w14:paraId="20E3230C" w14:textId="4CC83050">
      <w:pPr>
        <w:rPr>
          <w:rFonts w:ascii="Times New Roman" w:hAnsi="Times New Roman" w:cs="Times New Roman"/>
          <w:sz w:val="24"/>
          <w:szCs w:val="24"/>
        </w:rPr>
      </w:pPr>
      <w:r w:rsidRPr="00021DD5">
        <w:rPr>
          <w:rFonts w:ascii="Times New Roman" w:hAnsi="Times New Roman" w:cs="Times New Roman"/>
          <w:sz w:val="24"/>
          <w:szCs w:val="24"/>
        </w:rPr>
        <w:lastRenderedPageBreak/>
        <w:t>English Translation of Colloquial Arabic: same as original text</w:t>
      </w:r>
    </w:p>
    <w:p w:rsidR="004E7257" w:rsidRDefault="004E7257" w14:paraId="36F24ED8" w14:textId="08C78FE3">
      <w:pPr>
        <w:rPr>
          <w:rFonts w:ascii="Times New Roman" w:hAnsi="Times New Roman" w:cs="Times New Roman"/>
          <w:sz w:val="24"/>
          <w:szCs w:val="24"/>
        </w:rPr>
      </w:pPr>
    </w:p>
    <w:p w:rsidR="004E7257" w:rsidRDefault="004E7257" w14:paraId="6AE79BA7" w14:textId="4DC5E791">
      <w:pPr>
        <w:rPr>
          <w:rFonts w:ascii="Times New Roman" w:hAnsi="Times New Roman" w:cs="Times New Roman"/>
          <w:sz w:val="24"/>
          <w:szCs w:val="24"/>
        </w:rPr>
      </w:pPr>
      <w:r>
        <w:rPr>
          <w:rFonts w:ascii="Times New Roman" w:hAnsi="Times New Roman" w:cs="Times New Roman"/>
          <w:sz w:val="24"/>
          <w:szCs w:val="24"/>
        </w:rPr>
        <w:t>Questions:</w:t>
      </w:r>
    </w:p>
    <w:tbl>
      <w:tblPr>
        <w:tblW w:w="0" w:type="dxa"/>
        <w:tblCellMar>
          <w:left w:w="0" w:type="dxa"/>
          <w:right w:w="0" w:type="dxa"/>
        </w:tblCellMar>
        <w:tblLook w:val="04A0" w:firstRow="1" w:lastRow="0" w:firstColumn="1" w:lastColumn="0" w:noHBand="0" w:noVBand="1"/>
      </w:tblPr>
      <w:tblGrid>
        <w:gridCol w:w="96"/>
        <w:gridCol w:w="96"/>
        <w:gridCol w:w="4146"/>
        <w:gridCol w:w="96"/>
        <w:gridCol w:w="96"/>
        <w:gridCol w:w="4384"/>
        <w:gridCol w:w="96"/>
      </w:tblGrid>
      <w:tr w:rsidRPr="004E7257" w:rsidR="004E7257" w:rsidTr="004E7257" w14:paraId="24DD13C2"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795C72F5" w14:textId="77777777">
            <w:pPr>
              <w:spacing w:after="0" w:line="240" w:lineRule="auto"/>
              <w:rPr>
                <w:rFonts w:ascii="Times New Roman" w:hAnsi="Times New Roman" w:eastAsia="Times New Roman" w:cs="Times New Roman"/>
                <w:sz w:val="24"/>
                <w:szCs w:val="24"/>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6AB32A0C" w14:textId="77777777">
            <w:pPr>
              <w:spacing w:after="0" w:line="240" w:lineRule="auto"/>
              <w:rPr>
                <w:rFonts w:ascii="Times New Roman" w:hAnsi="Times New Roman" w:eastAsia="Times New Roman" w:cs="Times New Roman"/>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7660F0BD" w14:textId="77777777">
            <w:pPr>
              <w:spacing w:after="0" w:line="240" w:lineRule="auto"/>
              <w:jc w:val="center"/>
              <w:rPr>
                <w:rFonts w:ascii="Arial" w:hAnsi="Arial" w:eastAsia="Times New Roman" w:cs="Arial"/>
                <w:sz w:val="20"/>
                <w:szCs w:val="20"/>
                <w:lang w:val="en-US"/>
              </w:rPr>
            </w:pPr>
            <w:r w:rsidRPr="004E7257">
              <w:rPr>
                <w:rFonts w:ascii="Arial" w:hAnsi="Arial" w:eastAsia="Times New Roman" w:cs="Arial"/>
                <w:sz w:val="20"/>
                <w:szCs w:val="20"/>
                <w:lang w:val="en-US"/>
              </w:rPr>
              <w:t>6-11 Pre and Post test questions labels [English]</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00006F76" w14:textId="77777777">
            <w:pPr>
              <w:spacing w:after="0" w:line="240" w:lineRule="auto"/>
              <w:jc w:val="center"/>
              <w:rPr>
                <w:rFonts w:ascii="Arial" w:hAnsi="Arial" w:eastAsia="Times New Roman" w:cs="Arial"/>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2BC0AB74" w14:textId="77777777">
            <w:pPr>
              <w:spacing w:after="0" w:line="240" w:lineRule="auto"/>
              <w:rPr>
                <w:rFonts w:ascii="Times New Roman" w:hAnsi="Times New Roman" w:eastAsia="Times New Roman" w:cs="Times New Roman"/>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197E53B7" w14:textId="77777777">
            <w:pPr>
              <w:spacing w:after="0" w:line="240" w:lineRule="auto"/>
              <w:jc w:val="center"/>
              <w:rPr>
                <w:rFonts w:ascii="Arial" w:hAnsi="Arial" w:eastAsia="Times New Roman" w:cs="Arial"/>
                <w:sz w:val="20"/>
                <w:szCs w:val="20"/>
                <w:lang w:val="en-US"/>
              </w:rPr>
            </w:pPr>
            <w:r w:rsidRPr="004E7257">
              <w:rPr>
                <w:rFonts w:ascii="Arial" w:hAnsi="Arial" w:eastAsia="Times New Roman" w:cs="Arial"/>
                <w:sz w:val="20"/>
                <w:szCs w:val="20"/>
                <w:lang w:val="en-US"/>
              </w:rPr>
              <w:t>6-11 Pre and Post test questions labels [Arabic]</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1E5E5B30" w14:textId="77777777">
            <w:pPr>
              <w:spacing w:after="0" w:line="240" w:lineRule="auto"/>
              <w:jc w:val="center"/>
              <w:rPr>
                <w:rFonts w:ascii="Arial" w:hAnsi="Arial" w:eastAsia="Times New Roman" w:cs="Arial"/>
                <w:sz w:val="20"/>
                <w:szCs w:val="20"/>
                <w:lang w:val="en-US"/>
              </w:rPr>
            </w:pPr>
          </w:p>
        </w:tc>
      </w:tr>
      <w:tr w:rsidRPr="004E7257" w:rsidR="004E7257" w:rsidTr="004E7257" w14:paraId="22D392F7"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504BD2B7" w14:textId="77777777">
            <w:pPr>
              <w:spacing w:after="0" w:line="240" w:lineRule="auto"/>
              <w:rPr>
                <w:rFonts w:ascii="Times New Roman" w:hAnsi="Times New Roman" w:eastAsia="Times New Roman" w:cs="Times New Roman"/>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07DF9D23" w14:textId="77777777">
            <w:pPr>
              <w:spacing w:after="0" w:line="240" w:lineRule="auto"/>
              <w:rPr>
                <w:rFonts w:ascii="Times New Roman" w:hAnsi="Times New Roman" w:eastAsia="Times New Roman" w:cs="Times New Roman"/>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289BF559" w14:textId="77777777">
            <w:pPr>
              <w:spacing w:after="0" w:line="240" w:lineRule="auto"/>
              <w:rPr>
                <w:rFonts w:ascii="Times New Roman" w:hAnsi="Times New Roman" w:eastAsia="Times New Roman" w:cs="Times New Roman"/>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02202290" w14:textId="77777777">
            <w:pPr>
              <w:spacing w:after="0" w:line="240" w:lineRule="auto"/>
              <w:rPr>
                <w:rFonts w:ascii="Times New Roman" w:hAnsi="Times New Roman" w:eastAsia="Times New Roman" w:cs="Times New Roman"/>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25DAAFE0" w14:textId="77777777">
            <w:pPr>
              <w:spacing w:after="0" w:line="240" w:lineRule="auto"/>
              <w:rPr>
                <w:rFonts w:ascii="Times New Roman" w:hAnsi="Times New Roman" w:eastAsia="Times New Roman" w:cs="Times New Roman"/>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5199FBBE" w14:textId="77777777">
            <w:pPr>
              <w:spacing w:after="0" w:line="240" w:lineRule="auto"/>
              <w:rPr>
                <w:rFonts w:ascii="Times New Roman" w:hAnsi="Times New Roman" w:eastAsia="Times New Roman" w:cs="Times New Roman"/>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1B5B90ED" w14:textId="77777777">
            <w:pPr>
              <w:spacing w:after="0" w:line="240" w:lineRule="auto"/>
              <w:rPr>
                <w:rFonts w:ascii="Times New Roman" w:hAnsi="Times New Roman" w:eastAsia="Times New Roman" w:cs="Times New Roman"/>
                <w:sz w:val="20"/>
                <w:szCs w:val="20"/>
                <w:lang w:val="en-US"/>
              </w:rPr>
            </w:pPr>
          </w:p>
        </w:tc>
      </w:tr>
      <w:tr w:rsidRPr="004E7257" w:rsidR="004E7257" w:rsidTr="004E7257" w14:paraId="35BA8125"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29B9D06B" w14:textId="77777777">
            <w:pPr>
              <w:spacing w:after="0" w:line="240" w:lineRule="auto"/>
              <w:rPr>
                <w:rFonts w:ascii="Times New Roman" w:hAnsi="Times New Roman" w:eastAsia="Times New Roman" w:cs="Times New Roman"/>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587D65AC" w14:textId="77777777">
            <w:pPr>
              <w:spacing w:after="0" w:line="240" w:lineRule="auto"/>
              <w:rPr>
                <w:rFonts w:ascii="Times New Roman" w:hAnsi="Times New Roman" w:eastAsia="Times New Roman" w:cs="Times New Roman"/>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5DB2584A" w14:textId="77777777">
            <w:pPr>
              <w:spacing w:after="0" w:line="240" w:lineRule="auto"/>
              <w:jc w:val="center"/>
              <w:rPr>
                <w:rFonts w:ascii="Arial" w:hAnsi="Arial" w:eastAsia="Times New Roman" w:cs="Arial"/>
                <w:sz w:val="20"/>
                <w:szCs w:val="20"/>
                <w:lang w:val="en-US"/>
              </w:rPr>
            </w:pPr>
            <w:r w:rsidRPr="004E7257">
              <w:rPr>
                <w:rFonts w:ascii="Arial" w:hAnsi="Arial" w:eastAsia="Times New Roman" w:cs="Arial"/>
                <w:sz w:val="20"/>
                <w:szCs w:val="20"/>
                <w:lang w:val="en-US"/>
              </w:rPr>
              <w:t>Considerate of other people's feelings</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1DF202CD" w14:textId="77777777">
            <w:pPr>
              <w:spacing w:after="0" w:line="240" w:lineRule="auto"/>
              <w:jc w:val="center"/>
              <w:rPr>
                <w:rFonts w:ascii="Arial" w:hAnsi="Arial" w:eastAsia="Times New Roman" w:cs="Arial"/>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686225DF" w14:textId="77777777">
            <w:pPr>
              <w:spacing w:after="0" w:line="240" w:lineRule="auto"/>
              <w:rPr>
                <w:rFonts w:ascii="Times New Roman" w:hAnsi="Times New Roman" w:eastAsia="Times New Roman" w:cs="Times New Roman"/>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1853CD15" w14:textId="77777777">
            <w:pPr>
              <w:spacing w:after="0" w:line="240" w:lineRule="auto"/>
              <w:jc w:val="center"/>
              <w:rPr>
                <w:rFonts w:ascii="Arial" w:hAnsi="Arial" w:eastAsia="Times New Roman" w:cs="Arial"/>
                <w:sz w:val="24"/>
                <w:szCs w:val="24"/>
                <w:lang w:val="en-US"/>
              </w:rPr>
            </w:pPr>
            <w:r w:rsidRPr="004E7257">
              <w:rPr>
                <w:rFonts w:ascii="Arial" w:hAnsi="Arial" w:eastAsia="Times New Roman" w:cs="Arial"/>
                <w:sz w:val="24"/>
                <w:szCs w:val="24"/>
                <w:rtl/>
                <w:lang w:val="en-US"/>
              </w:rPr>
              <w:t>يهتم بمشاعر الاخرين</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61EF55C6" w14:textId="77777777">
            <w:pPr>
              <w:spacing w:after="0" w:line="240" w:lineRule="auto"/>
              <w:jc w:val="center"/>
              <w:rPr>
                <w:rFonts w:ascii="Arial" w:hAnsi="Arial" w:eastAsia="Times New Roman" w:cs="Arial"/>
                <w:b/>
                <w:bCs/>
                <w:color w:val="0000FF"/>
                <w:sz w:val="24"/>
                <w:szCs w:val="24"/>
                <w:lang w:val="en-US"/>
              </w:rPr>
            </w:pPr>
          </w:p>
        </w:tc>
      </w:tr>
      <w:tr w:rsidRPr="004E7257" w:rsidR="004E7257" w:rsidTr="004E7257" w14:paraId="1780E76F"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4EF937B7" w14:textId="77777777">
            <w:pPr>
              <w:spacing w:after="0" w:line="240" w:lineRule="auto"/>
              <w:rPr>
                <w:rFonts w:ascii="Times New Roman" w:hAnsi="Times New Roman" w:eastAsia="Times New Roman" w:cs="Times New Roman"/>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49DB4810" w14:textId="77777777">
            <w:pPr>
              <w:spacing w:after="0" w:line="240" w:lineRule="auto"/>
              <w:rPr>
                <w:rFonts w:ascii="Times New Roman" w:hAnsi="Times New Roman" w:eastAsia="Times New Roman" w:cs="Times New Roman"/>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7C686CD1" w14:textId="77777777">
            <w:pPr>
              <w:spacing w:after="0" w:line="240" w:lineRule="auto"/>
              <w:jc w:val="center"/>
              <w:rPr>
                <w:rFonts w:ascii="Arial" w:hAnsi="Arial" w:eastAsia="Times New Roman" w:cs="Arial"/>
                <w:sz w:val="20"/>
                <w:szCs w:val="20"/>
                <w:lang w:val="en-US"/>
              </w:rPr>
            </w:pPr>
            <w:r w:rsidRPr="004E7257">
              <w:rPr>
                <w:rFonts w:ascii="Arial" w:hAnsi="Arial" w:eastAsia="Times New Roman" w:cs="Arial"/>
                <w:sz w:val="20"/>
                <w:szCs w:val="20"/>
                <w:lang w:val="en-US"/>
              </w:rPr>
              <w:t>Restless, overactive, cannot stay still for long</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4D239A6A" w14:textId="77777777">
            <w:pPr>
              <w:spacing w:after="0" w:line="240" w:lineRule="auto"/>
              <w:jc w:val="center"/>
              <w:rPr>
                <w:rFonts w:ascii="Arial" w:hAnsi="Arial" w:eastAsia="Times New Roman" w:cs="Arial"/>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69E7C486" w14:textId="77777777">
            <w:pPr>
              <w:spacing w:after="0" w:line="240" w:lineRule="auto"/>
              <w:rPr>
                <w:rFonts w:ascii="Times New Roman" w:hAnsi="Times New Roman" w:eastAsia="Times New Roman" w:cs="Times New Roman"/>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7B6B37B8" w14:textId="77777777">
            <w:pPr>
              <w:spacing w:after="0" w:line="240" w:lineRule="auto"/>
              <w:jc w:val="center"/>
              <w:rPr>
                <w:rFonts w:ascii="Arial" w:hAnsi="Arial" w:eastAsia="Times New Roman" w:cs="Arial"/>
                <w:sz w:val="24"/>
                <w:szCs w:val="24"/>
                <w:lang w:val="en-US"/>
              </w:rPr>
            </w:pPr>
            <w:r w:rsidRPr="004E7257">
              <w:rPr>
                <w:rFonts w:ascii="Arial" w:hAnsi="Arial" w:eastAsia="Times New Roman" w:cs="Arial"/>
                <w:sz w:val="24"/>
                <w:szCs w:val="24"/>
                <w:rtl/>
                <w:lang w:val="en-US"/>
              </w:rPr>
              <w:t>لا يستطيع البقاء او الاستقرار فى مكان واحد. كثير الحركة</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5B459563" w14:textId="77777777">
            <w:pPr>
              <w:spacing w:after="0" w:line="240" w:lineRule="auto"/>
              <w:jc w:val="center"/>
              <w:rPr>
                <w:rFonts w:ascii="Arial" w:hAnsi="Arial" w:eastAsia="Times New Roman" w:cs="Arial"/>
                <w:b/>
                <w:bCs/>
                <w:color w:val="0000FF"/>
                <w:sz w:val="24"/>
                <w:szCs w:val="24"/>
                <w:lang w:val="en-US"/>
              </w:rPr>
            </w:pPr>
          </w:p>
        </w:tc>
      </w:tr>
      <w:tr w:rsidRPr="004E7257" w:rsidR="004E7257" w:rsidTr="004E7257" w14:paraId="2D70FD13"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473B5974" w14:textId="77777777">
            <w:pPr>
              <w:spacing w:after="0" w:line="240" w:lineRule="auto"/>
              <w:rPr>
                <w:rFonts w:ascii="Times New Roman" w:hAnsi="Times New Roman" w:eastAsia="Times New Roman" w:cs="Times New Roman"/>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4AE37F99" w14:textId="77777777">
            <w:pPr>
              <w:spacing w:after="0" w:line="240" w:lineRule="auto"/>
              <w:rPr>
                <w:rFonts w:ascii="Times New Roman" w:hAnsi="Times New Roman" w:eastAsia="Times New Roman" w:cs="Times New Roman"/>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14A2DCDD" w14:textId="77777777">
            <w:pPr>
              <w:spacing w:after="0" w:line="240" w:lineRule="auto"/>
              <w:jc w:val="center"/>
              <w:rPr>
                <w:rFonts w:ascii="Arial" w:hAnsi="Arial" w:eastAsia="Times New Roman" w:cs="Arial"/>
                <w:sz w:val="20"/>
                <w:szCs w:val="20"/>
                <w:lang w:val="en-US"/>
              </w:rPr>
            </w:pPr>
            <w:r w:rsidRPr="004E7257">
              <w:rPr>
                <w:rFonts w:ascii="Arial" w:hAnsi="Arial" w:eastAsia="Times New Roman" w:cs="Arial"/>
                <w:sz w:val="20"/>
                <w:szCs w:val="20"/>
                <w:lang w:val="en-US"/>
              </w:rPr>
              <w:t>Often complains of headaches, stomach-aches or sickness</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46FFBA50" w14:textId="77777777">
            <w:pPr>
              <w:spacing w:after="0" w:line="240" w:lineRule="auto"/>
              <w:jc w:val="center"/>
              <w:rPr>
                <w:rFonts w:ascii="Arial" w:hAnsi="Arial" w:eastAsia="Times New Roman" w:cs="Arial"/>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5B9B7976" w14:textId="77777777">
            <w:pPr>
              <w:spacing w:after="0" w:line="240" w:lineRule="auto"/>
              <w:rPr>
                <w:rFonts w:ascii="Times New Roman" w:hAnsi="Times New Roman" w:eastAsia="Times New Roman" w:cs="Times New Roman"/>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768F7B01" w14:textId="77777777">
            <w:pPr>
              <w:spacing w:after="0" w:line="240" w:lineRule="auto"/>
              <w:jc w:val="center"/>
              <w:rPr>
                <w:rFonts w:ascii="Arial" w:hAnsi="Arial" w:eastAsia="Times New Roman" w:cs="Arial"/>
                <w:sz w:val="24"/>
                <w:szCs w:val="24"/>
                <w:lang w:val="en-US"/>
              </w:rPr>
            </w:pPr>
            <w:r w:rsidRPr="004E7257">
              <w:rPr>
                <w:rFonts w:ascii="Arial" w:hAnsi="Arial" w:eastAsia="Times New Roman" w:cs="Arial"/>
                <w:sz w:val="24"/>
                <w:szCs w:val="24"/>
                <w:rtl/>
                <w:lang w:val="en-US"/>
              </w:rPr>
              <w:t>كثيرا ما يشكو من صداع او آلام فى البطن او الشعور بالغثيان</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796EDF14" w14:textId="77777777">
            <w:pPr>
              <w:spacing w:after="0" w:line="240" w:lineRule="auto"/>
              <w:jc w:val="center"/>
              <w:rPr>
                <w:rFonts w:ascii="Arial" w:hAnsi="Arial" w:eastAsia="Times New Roman" w:cs="Arial"/>
                <w:b/>
                <w:bCs/>
                <w:color w:val="0000FF"/>
                <w:sz w:val="24"/>
                <w:szCs w:val="24"/>
                <w:lang w:val="en-US"/>
              </w:rPr>
            </w:pPr>
          </w:p>
        </w:tc>
      </w:tr>
      <w:tr w:rsidRPr="004E7257" w:rsidR="004E7257" w:rsidTr="004E7257" w14:paraId="30D99D60"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62A990A6" w14:textId="77777777">
            <w:pPr>
              <w:spacing w:after="0" w:line="240" w:lineRule="auto"/>
              <w:rPr>
                <w:rFonts w:ascii="Times New Roman" w:hAnsi="Times New Roman" w:eastAsia="Times New Roman" w:cs="Times New Roman"/>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1E1F2CD7" w14:textId="77777777">
            <w:pPr>
              <w:spacing w:after="0" w:line="240" w:lineRule="auto"/>
              <w:rPr>
                <w:rFonts w:ascii="Times New Roman" w:hAnsi="Times New Roman" w:eastAsia="Times New Roman" w:cs="Times New Roman"/>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2D07E33D" w14:textId="77777777">
            <w:pPr>
              <w:spacing w:after="0" w:line="240" w:lineRule="auto"/>
              <w:jc w:val="center"/>
              <w:rPr>
                <w:rFonts w:ascii="Arial" w:hAnsi="Arial" w:eastAsia="Times New Roman" w:cs="Arial"/>
                <w:sz w:val="20"/>
                <w:szCs w:val="20"/>
                <w:lang w:val="en-US"/>
              </w:rPr>
            </w:pPr>
            <w:r w:rsidRPr="004E7257">
              <w:rPr>
                <w:rFonts w:ascii="Arial" w:hAnsi="Arial" w:eastAsia="Times New Roman" w:cs="Arial"/>
                <w:sz w:val="20"/>
                <w:szCs w:val="20"/>
                <w:lang w:val="en-US"/>
              </w:rPr>
              <w:t>Shares readily with other children, for example toys, treats, pencils</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22A5584E" w14:textId="77777777">
            <w:pPr>
              <w:spacing w:after="0" w:line="240" w:lineRule="auto"/>
              <w:jc w:val="center"/>
              <w:rPr>
                <w:rFonts w:ascii="Arial" w:hAnsi="Arial" w:eastAsia="Times New Roman" w:cs="Arial"/>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3C396434" w14:textId="77777777">
            <w:pPr>
              <w:spacing w:after="0" w:line="240" w:lineRule="auto"/>
              <w:rPr>
                <w:rFonts w:ascii="Times New Roman" w:hAnsi="Times New Roman" w:eastAsia="Times New Roman" w:cs="Times New Roman"/>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00C5FDC1" w14:textId="77777777">
            <w:pPr>
              <w:spacing w:after="0" w:line="240" w:lineRule="auto"/>
              <w:jc w:val="center"/>
              <w:rPr>
                <w:rFonts w:ascii="Arial" w:hAnsi="Arial" w:eastAsia="Times New Roman" w:cs="Arial"/>
                <w:sz w:val="24"/>
                <w:szCs w:val="24"/>
                <w:lang w:val="en-US"/>
              </w:rPr>
            </w:pPr>
            <w:r w:rsidRPr="004E7257">
              <w:rPr>
                <w:rFonts w:ascii="Arial" w:hAnsi="Arial" w:eastAsia="Times New Roman" w:cs="Arial"/>
                <w:sz w:val="24"/>
                <w:szCs w:val="24"/>
                <w:rtl/>
                <w:lang w:val="en-US"/>
              </w:rPr>
              <w:t>يُشرك الآخرين بسهولة فيما يخصه (لعب، أقلام، ألعاب، حلويات، الخ…)</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46A486F1" w14:textId="77777777">
            <w:pPr>
              <w:spacing w:after="0" w:line="240" w:lineRule="auto"/>
              <w:jc w:val="center"/>
              <w:rPr>
                <w:rFonts w:ascii="Arial" w:hAnsi="Arial" w:eastAsia="Times New Roman" w:cs="Arial"/>
                <w:b/>
                <w:bCs/>
                <w:color w:val="0000FF"/>
                <w:sz w:val="24"/>
                <w:szCs w:val="24"/>
                <w:lang w:val="en-US"/>
              </w:rPr>
            </w:pPr>
          </w:p>
        </w:tc>
      </w:tr>
      <w:tr w:rsidRPr="004E7257" w:rsidR="004E7257" w:rsidTr="004E7257" w14:paraId="13C9550E"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2777384E" w14:textId="77777777">
            <w:pPr>
              <w:spacing w:after="0" w:line="240" w:lineRule="auto"/>
              <w:rPr>
                <w:rFonts w:ascii="Times New Roman" w:hAnsi="Times New Roman" w:eastAsia="Times New Roman" w:cs="Times New Roman"/>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23B7C64E" w14:textId="77777777">
            <w:pPr>
              <w:spacing w:after="0" w:line="240" w:lineRule="auto"/>
              <w:rPr>
                <w:rFonts w:ascii="Times New Roman" w:hAnsi="Times New Roman" w:eastAsia="Times New Roman" w:cs="Times New Roman"/>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5C3F5A21" w14:textId="77777777">
            <w:pPr>
              <w:spacing w:after="0" w:line="240" w:lineRule="auto"/>
              <w:rPr>
                <w:rFonts w:ascii="Arial" w:hAnsi="Arial" w:eastAsia="Times New Roman" w:cs="Arial"/>
                <w:sz w:val="20"/>
                <w:szCs w:val="20"/>
                <w:lang w:val="en-US"/>
              </w:rPr>
            </w:pPr>
            <w:r w:rsidRPr="004E7257">
              <w:rPr>
                <w:rFonts w:ascii="Arial" w:hAnsi="Arial" w:eastAsia="Times New Roman" w:cs="Arial"/>
                <w:sz w:val="20"/>
                <w:szCs w:val="20"/>
                <w:lang w:val="en-US"/>
              </w:rPr>
              <w:t>Often loses temper</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05717BE2" w14:textId="77777777">
            <w:pPr>
              <w:spacing w:after="0" w:line="240" w:lineRule="auto"/>
              <w:rPr>
                <w:rFonts w:ascii="Arial" w:hAnsi="Arial" w:eastAsia="Times New Roman" w:cs="Arial"/>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6DAA430C" w14:textId="77777777">
            <w:pPr>
              <w:spacing w:after="0" w:line="240" w:lineRule="auto"/>
              <w:rPr>
                <w:rFonts w:ascii="Times New Roman" w:hAnsi="Times New Roman" w:eastAsia="Times New Roman" w:cs="Times New Roman"/>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37DB1B2C" w14:textId="77777777">
            <w:pPr>
              <w:spacing w:after="0" w:line="240" w:lineRule="auto"/>
              <w:jc w:val="center"/>
              <w:rPr>
                <w:rFonts w:ascii="Arial" w:hAnsi="Arial" w:eastAsia="Times New Roman" w:cs="Arial"/>
                <w:sz w:val="24"/>
                <w:szCs w:val="24"/>
                <w:lang w:val="en-US"/>
              </w:rPr>
            </w:pPr>
            <w:r w:rsidRPr="004E7257">
              <w:rPr>
                <w:rFonts w:ascii="Arial" w:hAnsi="Arial" w:eastAsia="Times New Roman" w:cs="Arial"/>
                <w:sz w:val="24"/>
                <w:szCs w:val="24"/>
                <w:rtl/>
                <w:lang w:val="en-US"/>
              </w:rPr>
              <w:t>كثيراً ما تنتابه نوبات من الغضب الشديد أو سريع الغضب</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6BAE2B8B" w14:textId="77777777">
            <w:pPr>
              <w:spacing w:after="0" w:line="240" w:lineRule="auto"/>
              <w:jc w:val="center"/>
              <w:rPr>
                <w:rFonts w:ascii="Arial" w:hAnsi="Arial" w:eastAsia="Times New Roman" w:cs="Arial"/>
                <w:b/>
                <w:bCs/>
                <w:color w:val="0000FF"/>
                <w:sz w:val="24"/>
                <w:szCs w:val="24"/>
                <w:lang w:val="en-US"/>
              </w:rPr>
            </w:pPr>
          </w:p>
        </w:tc>
      </w:tr>
      <w:tr w:rsidRPr="004E7257" w:rsidR="004E7257" w:rsidTr="004E7257" w14:paraId="694AC69B"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2DD0C0BF" w14:textId="77777777">
            <w:pPr>
              <w:spacing w:after="0" w:line="240" w:lineRule="auto"/>
              <w:rPr>
                <w:rFonts w:ascii="Times New Roman" w:hAnsi="Times New Roman" w:eastAsia="Times New Roman" w:cs="Times New Roman"/>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3C7F1DE1" w14:textId="77777777">
            <w:pPr>
              <w:spacing w:after="0" w:line="240" w:lineRule="auto"/>
              <w:rPr>
                <w:rFonts w:ascii="Times New Roman" w:hAnsi="Times New Roman" w:eastAsia="Times New Roman" w:cs="Times New Roman"/>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73AA06F1" w14:textId="77777777">
            <w:pPr>
              <w:spacing w:after="0" w:line="240" w:lineRule="auto"/>
              <w:jc w:val="center"/>
              <w:rPr>
                <w:rFonts w:ascii="Arial" w:hAnsi="Arial" w:eastAsia="Times New Roman" w:cs="Arial"/>
                <w:sz w:val="20"/>
                <w:szCs w:val="20"/>
                <w:lang w:val="en-US"/>
              </w:rPr>
            </w:pPr>
            <w:r w:rsidRPr="004E7257">
              <w:rPr>
                <w:rFonts w:ascii="Arial" w:hAnsi="Arial" w:eastAsia="Times New Roman" w:cs="Arial"/>
                <w:sz w:val="20"/>
                <w:szCs w:val="20"/>
                <w:lang w:val="en-US"/>
              </w:rPr>
              <w:t>Rather solitary, prefers to play alone</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5CD95352" w14:textId="77777777">
            <w:pPr>
              <w:spacing w:after="0" w:line="240" w:lineRule="auto"/>
              <w:jc w:val="center"/>
              <w:rPr>
                <w:rFonts w:ascii="Arial" w:hAnsi="Arial" w:eastAsia="Times New Roman" w:cs="Arial"/>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185E4FBA" w14:textId="77777777">
            <w:pPr>
              <w:spacing w:after="0" w:line="240" w:lineRule="auto"/>
              <w:rPr>
                <w:rFonts w:ascii="Times New Roman" w:hAnsi="Times New Roman" w:eastAsia="Times New Roman" w:cs="Times New Roman"/>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75254B5D" w14:textId="77777777">
            <w:pPr>
              <w:spacing w:after="0" w:line="240" w:lineRule="auto"/>
              <w:jc w:val="center"/>
              <w:rPr>
                <w:rFonts w:ascii="Arial" w:hAnsi="Arial" w:eastAsia="Times New Roman" w:cs="Arial"/>
                <w:sz w:val="24"/>
                <w:szCs w:val="24"/>
                <w:lang w:val="en-US"/>
              </w:rPr>
            </w:pPr>
            <w:r w:rsidRPr="004E7257">
              <w:rPr>
                <w:rFonts w:ascii="Arial" w:hAnsi="Arial" w:eastAsia="Times New Roman" w:cs="Arial"/>
                <w:sz w:val="24"/>
                <w:szCs w:val="24"/>
                <w:rtl/>
                <w:lang w:val="en-US"/>
              </w:rPr>
              <w:t>يحب العزلة. يميل الى اللعب لوحده</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32C922DA" w14:textId="77777777">
            <w:pPr>
              <w:spacing w:after="0" w:line="240" w:lineRule="auto"/>
              <w:jc w:val="center"/>
              <w:rPr>
                <w:rFonts w:ascii="Arial" w:hAnsi="Arial" w:eastAsia="Times New Roman" w:cs="Arial"/>
                <w:b/>
                <w:bCs/>
                <w:color w:val="0000FF"/>
                <w:sz w:val="24"/>
                <w:szCs w:val="24"/>
                <w:lang w:val="en-US"/>
              </w:rPr>
            </w:pPr>
          </w:p>
        </w:tc>
      </w:tr>
      <w:tr w:rsidRPr="004E7257" w:rsidR="004E7257" w:rsidTr="004E7257" w14:paraId="42EDC1A3"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74B21819" w14:textId="77777777">
            <w:pPr>
              <w:spacing w:after="0" w:line="240" w:lineRule="auto"/>
              <w:rPr>
                <w:rFonts w:ascii="Times New Roman" w:hAnsi="Times New Roman" w:eastAsia="Times New Roman" w:cs="Times New Roman"/>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6F537795" w14:textId="77777777">
            <w:pPr>
              <w:spacing w:after="0" w:line="240" w:lineRule="auto"/>
              <w:rPr>
                <w:rFonts w:ascii="Times New Roman" w:hAnsi="Times New Roman" w:eastAsia="Times New Roman" w:cs="Times New Roman"/>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701F7CBF" w14:textId="77777777">
            <w:pPr>
              <w:spacing w:after="0" w:line="240" w:lineRule="auto"/>
              <w:jc w:val="center"/>
              <w:rPr>
                <w:rFonts w:ascii="Arial" w:hAnsi="Arial" w:eastAsia="Times New Roman" w:cs="Arial"/>
                <w:sz w:val="20"/>
                <w:szCs w:val="20"/>
                <w:lang w:val="en-US"/>
              </w:rPr>
            </w:pPr>
            <w:proofErr w:type="gramStart"/>
            <w:r w:rsidRPr="004E7257">
              <w:rPr>
                <w:rFonts w:ascii="Arial" w:hAnsi="Arial" w:eastAsia="Times New Roman" w:cs="Arial"/>
                <w:sz w:val="20"/>
                <w:szCs w:val="20"/>
                <w:lang w:val="en-US"/>
              </w:rPr>
              <w:t>Generally</w:t>
            </w:r>
            <w:proofErr w:type="gramEnd"/>
            <w:r w:rsidRPr="004E7257">
              <w:rPr>
                <w:rFonts w:ascii="Arial" w:hAnsi="Arial" w:eastAsia="Times New Roman" w:cs="Arial"/>
                <w:sz w:val="20"/>
                <w:szCs w:val="20"/>
                <w:lang w:val="en-US"/>
              </w:rPr>
              <w:t xml:space="preserve"> well behaved, usually does what adults request</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0301A1B4" w14:textId="77777777">
            <w:pPr>
              <w:spacing w:after="0" w:line="240" w:lineRule="auto"/>
              <w:jc w:val="center"/>
              <w:rPr>
                <w:rFonts w:ascii="Arial" w:hAnsi="Arial" w:eastAsia="Times New Roman" w:cs="Arial"/>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70A522AC" w14:textId="77777777">
            <w:pPr>
              <w:spacing w:after="0" w:line="240" w:lineRule="auto"/>
              <w:rPr>
                <w:rFonts w:ascii="Times New Roman" w:hAnsi="Times New Roman" w:eastAsia="Times New Roman" w:cs="Times New Roman"/>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0A3007BE" w14:textId="77777777">
            <w:pPr>
              <w:spacing w:after="0" w:line="240" w:lineRule="auto"/>
              <w:jc w:val="center"/>
              <w:rPr>
                <w:rFonts w:ascii="Arial" w:hAnsi="Arial" w:eastAsia="Times New Roman" w:cs="Arial"/>
                <w:sz w:val="24"/>
                <w:szCs w:val="24"/>
                <w:lang w:val="en-US"/>
              </w:rPr>
            </w:pPr>
            <w:r w:rsidRPr="004E7257">
              <w:rPr>
                <w:rFonts w:ascii="Arial" w:hAnsi="Arial" w:eastAsia="Times New Roman" w:cs="Arial"/>
                <w:sz w:val="24"/>
                <w:szCs w:val="24"/>
                <w:rtl/>
                <w:lang w:val="en-US"/>
              </w:rPr>
              <w:t>مطيع على وجه العموم. عادة يفعل ما يطلبه منه الكبار</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6FA5B3C0" w14:textId="77777777">
            <w:pPr>
              <w:spacing w:after="0" w:line="240" w:lineRule="auto"/>
              <w:jc w:val="center"/>
              <w:rPr>
                <w:rFonts w:ascii="Arial" w:hAnsi="Arial" w:eastAsia="Times New Roman" w:cs="Arial"/>
                <w:b/>
                <w:bCs/>
                <w:color w:val="0000FF"/>
                <w:sz w:val="24"/>
                <w:szCs w:val="24"/>
                <w:lang w:val="en-US"/>
              </w:rPr>
            </w:pPr>
          </w:p>
        </w:tc>
      </w:tr>
      <w:tr w:rsidRPr="004E7257" w:rsidR="004E7257" w:rsidTr="004E7257" w14:paraId="1A480C96"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362A71D7" w14:textId="77777777">
            <w:pPr>
              <w:spacing w:after="0" w:line="240" w:lineRule="auto"/>
              <w:rPr>
                <w:rFonts w:ascii="Times New Roman" w:hAnsi="Times New Roman" w:eastAsia="Times New Roman" w:cs="Times New Roman"/>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155E26F7" w14:textId="77777777">
            <w:pPr>
              <w:spacing w:after="0" w:line="240" w:lineRule="auto"/>
              <w:rPr>
                <w:rFonts w:ascii="Times New Roman" w:hAnsi="Times New Roman" w:eastAsia="Times New Roman" w:cs="Times New Roman"/>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58098DBF" w14:textId="77777777">
            <w:pPr>
              <w:spacing w:after="0" w:line="240" w:lineRule="auto"/>
              <w:jc w:val="center"/>
              <w:rPr>
                <w:rFonts w:ascii="Arial" w:hAnsi="Arial" w:eastAsia="Times New Roman" w:cs="Arial"/>
                <w:sz w:val="20"/>
                <w:szCs w:val="20"/>
                <w:lang w:val="en-US"/>
              </w:rPr>
            </w:pPr>
            <w:r w:rsidRPr="004E7257">
              <w:rPr>
                <w:rFonts w:ascii="Arial" w:hAnsi="Arial" w:eastAsia="Times New Roman" w:cs="Arial"/>
                <w:sz w:val="20"/>
                <w:szCs w:val="20"/>
                <w:lang w:val="en-US"/>
              </w:rPr>
              <w:t>Many worries or often seems worried</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018FC530" w14:textId="77777777">
            <w:pPr>
              <w:spacing w:after="0" w:line="240" w:lineRule="auto"/>
              <w:jc w:val="center"/>
              <w:rPr>
                <w:rFonts w:ascii="Arial" w:hAnsi="Arial" w:eastAsia="Times New Roman" w:cs="Arial"/>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038C6C07" w14:textId="77777777">
            <w:pPr>
              <w:spacing w:after="0" w:line="240" w:lineRule="auto"/>
              <w:rPr>
                <w:rFonts w:ascii="Times New Roman" w:hAnsi="Times New Roman" w:eastAsia="Times New Roman" w:cs="Times New Roman"/>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3D18F4C1" w14:textId="77777777">
            <w:pPr>
              <w:spacing w:after="0" w:line="240" w:lineRule="auto"/>
              <w:jc w:val="center"/>
              <w:rPr>
                <w:rFonts w:ascii="Arial" w:hAnsi="Arial" w:eastAsia="Times New Roman" w:cs="Arial"/>
                <w:sz w:val="24"/>
                <w:szCs w:val="24"/>
                <w:lang w:val="en-US"/>
              </w:rPr>
            </w:pPr>
            <w:r w:rsidRPr="004E7257">
              <w:rPr>
                <w:rFonts w:ascii="Arial" w:hAnsi="Arial" w:eastAsia="Times New Roman" w:cs="Arial"/>
                <w:sz w:val="24"/>
                <w:szCs w:val="24"/>
                <w:rtl/>
                <w:lang w:val="en-US"/>
              </w:rPr>
              <w:t>يقلق من اشياء كثيرة. كثيرا ما يبدو عليه القلق</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01725589" w14:textId="77777777">
            <w:pPr>
              <w:spacing w:after="0" w:line="240" w:lineRule="auto"/>
              <w:jc w:val="center"/>
              <w:rPr>
                <w:rFonts w:ascii="Arial" w:hAnsi="Arial" w:eastAsia="Times New Roman" w:cs="Arial"/>
                <w:b/>
                <w:bCs/>
                <w:color w:val="0000FF"/>
                <w:sz w:val="24"/>
                <w:szCs w:val="24"/>
                <w:lang w:val="en-US"/>
              </w:rPr>
            </w:pPr>
          </w:p>
        </w:tc>
      </w:tr>
      <w:tr w:rsidRPr="004E7257" w:rsidR="004E7257" w:rsidTr="004E7257" w14:paraId="1248D94C"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5917A996" w14:textId="77777777">
            <w:pPr>
              <w:spacing w:after="0" w:line="240" w:lineRule="auto"/>
              <w:rPr>
                <w:rFonts w:ascii="Times New Roman" w:hAnsi="Times New Roman" w:eastAsia="Times New Roman" w:cs="Times New Roman"/>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7BD1D5B0" w14:textId="77777777">
            <w:pPr>
              <w:spacing w:after="0" w:line="240" w:lineRule="auto"/>
              <w:rPr>
                <w:rFonts w:ascii="Times New Roman" w:hAnsi="Times New Roman" w:eastAsia="Times New Roman" w:cs="Times New Roman"/>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3BFFC290" w14:textId="77777777">
            <w:pPr>
              <w:spacing w:after="0" w:line="240" w:lineRule="auto"/>
              <w:jc w:val="center"/>
              <w:rPr>
                <w:rFonts w:ascii="Arial" w:hAnsi="Arial" w:eastAsia="Times New Roman" w:cs="Arial"/>
                <w:sz w:val="20"/>
                <w:szCs w:val="20"/>
                <w:lang w:val="en-US"/>
              </w:rPr>
            </w:pPr>
            <w:r w:rsidRPr="004E7257">
              <w:rPr>
                <w:rFonts w:ascii="Arial" w:hAnsi="Arial" w:eastAsia="Times New Roman" w:cs="Arial"/>
                <w:sz w:val="20"/>
                <w:szCs w:val="20"/>
                <w:lang w:val="en-US"/>
              </w:rPr>
              <w:t>Helpful if someone is hurt, upset or feeling ill</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5DD7F171" w14:textId="77777777">
            <w:pPr>
              <w:spacing w:after="0" w:line="240" w:lineRule="auto"/>
              <w:jc w:val="center"/>
              <w:rPr>
                <w:rFonts w:ascii="Arial" w:hAnsi="Arial" w:eastAsia="Times New Roman" w:cs="Arial"/>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405661CE" w14:textId="77777777">
            <w:pPr>
              <w:spacing w:after="0" w:line="240" w:lineRule="auto"/>
              <w:rPr>
                <w:rFonts w:ascii="Times New Roman" w:hAnsi="Times New Roman" w:eastAsia="Times New Roman" w:cs="Times New Roman"/>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4CF2E8F0" w14:textId="77777777">
            <w:pPr>
              <w:spacing w:after="0" w:line="240" w:lineRule="auto"/>
              <w:jc w:val="center"/>
              <w:rPr>
                <w:rFonts w:ascii="Arial" w:hAnsi="Arial" w:eastAsia="Times New Roman" w:cs="Arial"/>
                <w:sz w:val="24"/>
                <w:szCs w:val="24"/>
                <w:lang w:val="en-US"/>
              </w:rPr>
            </w:pPr>
            <w:r w:rsidRPr="004E7257">
              <w:rPr>
                <w:rFonts w:ascii="Arial" w:hAnsi="Arial" w:eastAsia="Times New Roman" w:cs="Arial"/>
                <w:sz w:val="24"/>
                <w:szCs w:val="24"/>
                <w:rtl/>
                <w:lang w:val="en-US"/>
              </w:rPr>
              <w:t>يساعد الاخرين اذا ما حدث لأحدهم مكروه</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1DDF1582" w14:textId="77777777">
            <w:pPr>
              <w:spacing w:after="0" w:line="240" w:lineRule="auto"/>
              <w:jc w:val="center"/>
              <w:rPr>
                <w:rFonts w:ascii="Arial" w:hAnsi="Arial" w:eastAsia="Times New Roman" w:cs="Arial"/>
                <w:b/>
                <w:bCs/>
                <w:color w:val="0000FF"/>
                <w:sz w:val="24"/>
                <w:szCs w:val="24"/>
                <w:lang w:val="en-US"/>
              </w:rPr>
            </w:pPr>
          </w:p>
        </w:tc>
      </w:tr>
      <w:tr w:rsidRPr="004E7257" w:rsidR="004E7257" w:rsidTr="004E7257" w14:paraId="0D1C2AC1"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0FC4ED83" w14:textId="77777777">
            <w:pPr>
              <w:spacing w:after="0" w:line="240" w:lineRule="auto"/>
              <w:rPr>
                <w:rFonts w:ascii="Times New Roman" w:hAnsi="Times New Roman" w:eastAsia="Times New Roman" w:cs="Times New Roman"/>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10D87736" w14:textId="77777777">
            <w:pPr>
              <w:spacing w:after="0" w:line="240" w:lineRule="auto"/>
              <w:rPr>
                <w:rFonts w:ascii="Times New Roman" w:hAnsi="Times New Roman" w:eastAsia="Times New Roman" w:cs="Times New Roman"/>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5B620412" w14:textId="77777777">
            <w:pPr>
              <w:spacing w:after="0" w:line="240" w:lineRule="auto"/>
              <w:jc w:val="center"/>
              <w:rPr>
                <w:rFonts w:ascii="Arial" w:hAnsi="Arial" w:eastAsia="Times New Roman" w:cs="Arial"/>
                <w:sz w:val="20"/>
                <w:szCs w:val="20"/>
                <w:lang w:val="en-US"/>
              </w:rPr>
            </w:pPr>
            <w:r w:rsidRPr="004E7257">
              <w:rPr>
                <w:rFonts w:ascii="Arial" w:hAnsi="Arial" w:eastAsia="Times New Roman" w:cs="Arial"/>
                <w:sz w:val="20"/>
                <w:szCs w:val="20"/>
                <w:lang w:val="en-US"/>
              </w:rPr>
              <w:t>Constantly fidgeting or squirming</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5A42FBE2" w14:textId="77777777">
            <w:pPr>
              <w:spacing w:after="0" w:line="240" w:lineRule="auto"/>
              <w:jc w:val="center"/>
              <w:rPr>
                <w:rFonts w:ascii="Arial" w:hAnsi="Arial" w:eastAsia="Times New Roman" w:cs="Arial"/>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56C5E2AB" w14:textId="77777777">
            <w:pPr>
              <w:spacing w:after="0" w:line="240" w:lineRule="auto"/>
              <w:rPr>
                <w:rFonts w:ascii="Times New Roman" w:hAnsi="Times New Roman" w:eastAsia="Times New Roman" w:cs="Times New Roman"/>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0095A499" w14:textId="77777777">
            <w:pPr>
              <w:spacing w:after="0" w:line="240" w:lineRule="auto"/>
              <w:jc w:val="center"/>
              <w:rPr>
                <w:rFonts w:ascii="Arial" w:hAnsi="Arial" w:eastAsia="Times New Roman" w:cs="Arial"/>
                <w:sz w:val="24"/>
                <w:szCs w:val="24"/>
                <w:lang w:val="en-US"/>
              </w:rPr>
            </w:pPr>
            <w:r w:rsidRPr="004E7257">
              <w:rPr>
                <w:rFonts w:ascii="Arial" w:hAnsi="Arial" w:eastAsia="Times New Roman" w:cs="Arial"/>
                <w:sz w:val="24"/>
                <w:szCs w:val="24"/>
                <w:rtl/>
                <w:lang w:val="en-US"/>
              </w:rPr>
              <w:t>يتململ أو يتلوى باستمرار (جسمه فى حركة مستمرة اثناء جلوسه)</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07D83955" w14:textId="77777777">
            <w:pPr>
              <w:spacing w:after="0" w:line="240" w:lineRule="auto"/>
              <w:jc w:val="center"/>
              <w:rPr>
                <w:rFonts w:ascii="Arial" w:hAnsi="Arial" w:eastAsia="Times New Roman" w:cs="Arial"/>
                <w:b/>
                <w:bCs/>
                <w:color w:val="0000FF"/>
                <w:sz w:val="24"/>
                <w:szCs w:val="24"/>
                <w:lang w:val="en-US"/>
              </w:rPr>
            </w:pPr>
          </w:p>
        </w:tc>
      </w:tr>
      <w:tr w:rsidRPr="004E7257" w:rsidR="004E7257" w:rsidTr="004E7257" w14:paraId="09ECE74D"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0CA0E7ED" w14:textId="77777777">
            <w:pPr>
              <w:spacing w:after="0" w:line="240" w:lineRule="auto"/>
              <w:rPr>
                <w:rFonts w:ascii="Times New Roman" w:hAnsi="Times New Roman" w:eastAsia="Times New Roman" w:cs="Times New Roman"/>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13EE149A" w14:textId="77777777">
            <w:pPr>
              <w:spacing w:after="0" w:line="240" w:lineRule="auto"/>
              <w:rPr>
                <w:rFonts w:ascii="Times New Roman" w:hAnsi="Times New Roman" w:eastAsia="Times New Roman" w:cs="Times New Roman"/>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2F991B32" w14:textId="77777777">
            <w:pPr>
              <w:spacing w:after="0" w:line="240" w:lineRule="auto"/>
              <w:jc w:val="center"/>
              <w:rPr>
                <w:rFonts w:ascii="Arial" w:hAnsi="Arial" w:eastAsia="Times New Roman" w:cs="Arial"/>
                <w:sz w:val="20"/>
                <w:szCs w:val="20"/>
                <w:lang w:val="en-US"/>
              </w:rPr>
            </w:pPr>
            <w:r w:rsidRPr="004E7257">
              <w:rPr>
                <w:rFonts w:ascii="Arial" w:hAnsi="Arial" w:eastAsia="Times New Roman" w:cs="Arial"/>
                <w:sz w:val="20"/>
                <w:szCs w:val="20"/>
                <w:lang w:val="en-US"/>
              </w:rPr>
              <w:t>Has at least one good friend</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1FB514AF" w14:textId="77777777">
            <w:pPr>
              <w:spacing w:after="0" w:line="240" w:lineRule="auto"/>
              <w:jc w:val="center"/>
              <w:rPr>
                <w:rFonts w:ascii="Arial" w:hAnsi="Arial" w:eastAsia="Times New Roman" w:cs="Arial"/>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00E752A9" w14:textId="77777777">
            <w:pPr>
              <w:spacing w:after="0" w:line="240" w:lineRule="auto"/>
              <w:rPr>
                <w:rFonts w:ascii="Times New Roman" w:hAnsi="Times New Roman" w:eastAsia="Times New Roman" w:cs="Times New Roman"/>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455AC764" w14:textId="77777777">
            <w:pPr>
              <w:spacing w:after="0" w:line="240" w:lineRule="auto"/>
              <w:jc w:val="center"/>
              <w:rPr>
                <w:rFonts w:ascii="Arial" w:hAnsi="Arial" w:eastAsia="Times New Roman" w:cs="Arial"/>
                <w:sz w:val="24"/>
                <w:szCs w:val="24"/>
                <w:lang w:val="en-US"/>
              </w:rPr>
            </w:pPr>
            <w:r w:rsidRPr="004E7257">
              <w:rPr>
                <w:rFonts w:ascii="Arial" w:hAnsi="Arial" w:eastAsia="Times New Roman" w:cs="Arial"/>
                <w:sz w:val="24"/>
                <w:szCs w:val="24"/>
                <w:rtl/>
                <w:lang w:val="en-US"/>
              </w:rPr>
              <w:t>لديه على الاقل صديق واحد جيد</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46A02D0B" w14:textId="77777777">
            <w:pPr>
              <w:spacing w:after="0" w:line="240" w:lineRule="auto"/>
              <w:jc w:val="center"/>
              <w:rPr>
                <w:rFonts w:ascii="Arial" w:hAnsi="Arial" w:eastAsia="Times New Roman" w:cs="Arial"/>
                <w:b/>
                <w:bCs/>
                <w:color w:val="0000FF"/>
                <w:sz w:val="24"/>
                <w:szCs w:val="24"/>
                <w:lang w:val="en-US"/>
              </w:rPr>
            </w:pPr>
          </w:p>
        </w:tc>
      </w:tr>
      <w:tr w:rsidRPr="004E7257" w:rsidR="004E7257" w:rsidTr="004E7257" w14:paraId="2D62F1FE"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60722274" w14:textId="77777777">
            <w:pPr>
              <w:spacing w:after="0" w:line="240" w:lineRule="auto"/>
              <w:rPr>
                <w:rFonts w:ascii="Times New Roman" w:hAnsi="Times New Roman" w:eastAsia="Times New Roman" w:cs="Times New Roman"/>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15A09FCC" w14:textId="77777777">
            <w:pPr>
              <w:spacing w:after="0" w:line="240" w:lineRule="auto"/>
              <w:rPr>
                <w:rFonts w:ascii="Times New Roman" w:hAnsi="Times New Roman" w:eastAsia="Times New Roman" w:cs="Times New Roman"/>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4E1F1EEA" w14:textId="77777777">
            <w:pPr>
              <w:spacing w:after="0" w:line="240" w:lineRule="auto"/>
              <w:jc w:val="center"/>
              <w:rPr>
                <w:rFonts w:ascii="Arial" w:hAnsi="Arial" w:eastAsia="Times New Roman" w:cs="Arial"/>
                <w:sz w:val="20"/>
                <w:szCs w:val="20"/>
                <w:lang w:val="en-US"/>
              </w:rPr>
            </w:pPr>
            <w:r w:rsidRPr="004E7257">
              <w:rPr>
                <w:rFonts w:ascii="Arial" w:hAnsi="Arial" w:eastAsia="Times New Roman" w:cs="Arial"/>
                <w:sz w:val="20"/>
                <w:szCs w:val="20"/>
                <w:lang w:val="en-US"/>
              </w:rPr>
              <w:t>Often fights with other children or bullies them</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1AF1CDA1" w14:textId="77777777">
            <w:pPr>
              <w:spacing w:after="0" w:line="240" w:lineRule="auto"/>
              <w:jc w:val="center"/>
              <w:rPr>
                <w:rFonts w:ascii="Arial" w:hAnsi="Arial" w:eastAsia="Times New Roman" w:cs="Arial"/>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496A4C11" w14:textId="77777777">
            <w:pPr>
              <w:spacing w:after="0" w:line="240" w:lineRule="auto"/>
              <w:rPr>
                <w:rFonts w:ascii="Times New Roman" w:hAnsi="Times New Roman" w:eastAsia="Times New Roman" w:cs="Times New Roman"/>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0DF4F2F5" w14:textId="77777777">
            <w:pPr>
              <w:spacing w:after="0" w:line="240" w:lineRule="auto"/>
              <w:jc w:val="center"/>
              <w:rPr>
                <w:rFonts w:ascii="Arial" w:hAnsi="Arial" w:eastAsia="Times New Roman" w:cs="Arial"/>
                <w:sz w:val="24"/>
                <w:szCs w:val="24"/>
                <w:lang w:val="en-US"/>
              </w:rPr>
            </w:pPr>
            <w:r w:rsidRPr="004E7257">
              <w:rPr>
                <w:rFonts w:ascii="Arial" w:hAnsi="Arial" w:eastAsia="Times New Roman" w:cs="Arial"/>
                <w:sz w:val="24"/>
                <w:szCs w:val="24"/>
                <w:rtl/>
                <w:lang w:val="en-US"/>
              </w:rPr>
              <w:t>كثيرا ما يتعارك مع الاخرين من نفس سنه او يستأسد عليهم</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09195F20" w14:textId="77777777">
            <w:pPr>
              <w:spacing w:after="0" w:line="240" w:lineRule="auto"/>
              <w:jc w:val="center"/>
              <w:rPr>
                <w:rFonts w:ascii="Arial" w:hAnsi="Arial" w:eastAsia="Times New Roman" w:cs="Arial"/>
                <w:b/>
                <w:bCs/>
                <w:color w:val="0000FF"/>
                <w:sz w:val="24"/>
                <w:szCs w:val="24"/>
                <w:lang w:val="en-US"/>
              </w:rPr>
            </w:pPr>
          </w:p>
        </w:tc>
      </w:tr>
      <w:tr w:rsidRPr="004E7257" w:rsidR="004E7257" w:rsidTr="004E7257" w14:paraId="6E1A0851"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47EA6CEC" w14:textId="77777777">
            <w:pPr>
              <w:spacing w:after="0" w:line="240" w:lineRule="auto"/>
              <w:rPr>
                <w:rFonts w:ascii="Times New Roman" w:hAnsi="Times New Roman" w:eastAsia="Times New Roman" w:cs="Times New Roman"/>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076176CD" w14:textId="77777777">
            <w:pPr>
              <w:spacing w:after="0" w:line="240" w:lineRule="auto"/>
              <w:rPr>
                <w:rFonts w:ascii="Times New Roman" w:hAnsi="Times New Roman" w:eastAsia="Times New Roman" w:cs="Times New Roman"/>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41173A83" w14:textId="77777777">
            <w:pPr>
              <w:spacing w:after="0" w:line="240" w:lineRule="auto"/>
              <w:jc w:val="center"/>
              <w:rPr>
                <w:rFonts w:ascii="Arial" w:hAnsi="Arial" w:eastAsia="Times New Roman" w:cs="Arial"/>
                <w:sz w:val="20"/>
                <w:szCs w:val="20"/>
                <w:lang w:val="en-US"/>
              </w:rPr>
            </w:pPr>
            <w:r w:rsidRPr="004E7257">
              <w:rPr>
                <w:rFonts w:ascii="Arial" w:hAnsi="Arial" w:eastAsia="Times New Roman" w:cs="Arial"/>
                <w:sz w:val="20"/>
                <w:szCs w:val="20"/>
                <w:lang w:val="en-US"/>
              </w:rPr>
              <w:t>Often unhappy, depressed or tearful</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332C9B97" w14:textId="77777777">
            <w:pPr>
              <w:spacing w:after="0" w:line="240" w:lineRule="auto"/>
              <w:jc w:val="center"/>
              <w:rPr>
                <w:rFonts w:ascii="Arial" w:hAnsi="Arial" w:eastAsia="Times New Roman" w:cs="Arial"/>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5159CE31" w14:textId="77777777">
            <w:pPr>
              <w:spacing w:after="0" w:line="240" w:lineRule="auto"/>
              <w:rPr>
                <w:rFonts w:ascii="Times New Roman" w:hAnsi="Times New Roman" w:eastAsia="Times New Roman" w:cs="Times New Roman"/>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7D47FB93" w14:textId="77777777">
            <w:pPr>
              <w:spacing w:after="0" w:line="240" w:lineRule="auto"/>
              <w:jc w:val="center"/>
              <w:rPr>
                <w:rFonts w:ascii="Arial" w:hAnsi="Arial" w:eastAsia="Times New Roman" w:cs="Arial"/>
                <w:sz w:val="24"/>
                <w:szCs w:val="24"/>
                <w:lang w:val="en-US"/>
              </w:rPr>
            </w:pPr>
            <w:r w:rsidRPr="004E7257">
              <w:rPr>
                <w:rFonts w:ascii="Arial" w:hAnsi="Arial" w:eastAsia="Times New Roman" w:cs="Arial"/>
                <w:sz w:val="24"/>
                <w:szCs w:val="24"/>
                <w:rtl/>
                <w:lang w:val="en-US"/>
              </w:rPr>
              <w:t>كثيراً ما يكون غير سعيد، حزين، أو يبكي بسهولة</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4D8B2512" w14:textId="77777777">
            <w:pPr>
              <w:spacing w:after="0" w:line="240" w:lineRule="auto"/>
              <w:jc w:val="center"/>
              <w:rPr>
                <w:rFonts w:ascii="Arial" w:hAnsi="Arial" w:eastAsia="Times New Roman" w:cs="Arial"/>
                <w:b/>
                <w:bCs/>
                <w:color w:val="0000FF"/>
                <w:sz w:val="24"/>
                <w:szCs w:val="24"/>
                <w:lang w:val="en-US"/>
              </w:rPr>
            </w:pPr>
          </w:p>
        </w:tc>
      </w:tr>
      <w:tr w:rsidRPr="004E7257" w:rsidR="004E7257" w:rsidTr="004E7257" w14:paraId="1D4747D2"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77BDF107" w14:textId="77777777">
            <w:pPr>
              <w:spacing w:after="0" w:line="240" w:lineRule="auto"/>
              <w:rPr>
                <w:rFonts w:ascii="Times New Roman" w:hAnsi="Times New Roman" w:eastAsia="Times New Roman" w:cs="Times New Roman"/>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4CD47F12" w14:textId="77777777">
            <w:pPr>
              <w:spacing w:after="0" w:line="240" w:lineRule="auto"/>
              <w:rPr>
                <w:rFonts w:ascii="Times New Roman" w:hAnsi="Times New Roman" w:eastAsia="Times New Roman" w:cs="Times New Roman"/>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0F1BB42D" w14:textId="77777777">
            <w:pPr>
              <w:spacing w:after="0" w:line="240" w:lineRule="auto"/>
              <w:jc w:val="center"/>
              <w:rPr>
                <w:rFonts w:ascii="Arial" w:hAnsi="Arial" w:eastAsia="Times New Roman" w:cs="Arial"/>
                <w:sz w:val="20"/>
                <w:szCs w:val="20"/>
                <w:lang w:val="en-US"/>
              </w:rPr>
            </w:pPr>
            <w:r w:rsidRPr="004E7257">
              <w:rPr>
                <w:rFonts w:ascii="Arial" w:hAnsi="Arial" w:eastAsia="Times New Roman" w:cs="Arial"/>
                <w:sz w:val="20"/>
                <w:szCs w:val="20"/>
                <w:lang w:val="en-US"/>
              </w:rPr>
              <w:t>Generally liked by other children</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34DBE5A2" w14:textId="77777777">
            <w:pPr>
              <w:spacing w:after="0" w:line="240" w:lineRule="auto"/>
              <w:jc w:val="center"/>
              <w:rPr>
                <w:rFonts w:ascii="Arial" w:hAnsi="Arial" w:eastAsia="Times New Roman" w:cs="Arial"/>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73055609" w14:textId="77777777">
            <w:pPr>
              <w:spacing w:after="0" w:line="240" w:lineRule="auto"/>
              <w:rPr>
                <w:rFonts w:ascii="Times New Roman" w:hAnsi="Times New Roman" w:eastAsia="Times New Roman" w:cs="Times New Roman"/>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2EC27D79" w14:textId="77777777">
            <w:pPr>
              <w:spacing w:after="0" w:line="240" w:lineRule="auto"/>
              <w:jc w:val="center"/>
              <w:rPr>
                <w:rFonts w:ascii="Arial" w:hAnsi="Arial" w:eastAsia="Times New Roman" w:cs="Arial"/>
                <w:sz w:val="24"/>
                <w:szCs w:val="24"/>
                <w:lang w:val="en-US"/>
              </w:rPr>
            </w:pPr>
            <w:r w:rsidRPr="004E7257">
              <w:rPr>
                <w:rFonts w:ascii="Arial" w:hAnsi="Arial" w:eastAsia="Times New Roman" w:cs="Arial"/>
                <w:sz w:val="24"/>
                <w:szCs w:val="24"/>
                <w:rtl/>
                <w:lang w:val="en-US"/>
              </w:rPr>
              <w:t>في الغالب محبوب ممن هم فى سنه</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76545B81" w14:textId="77777777">
            <w:pPr>
              <w:spacing w:after="0" w:line="240" w:lineRule="auto"/>
              <w:jc w:val="center"/>
              <w:rPr>
                <w:rFonts w:ascii="Arial" w:hAnsi="Arial" w:eastAsia="Times New Roman" w:cs="Arial"/>
                <w:b/>
                <w:bCs/>
                <w:color w:val="0000FF"/>
                <w:sz w:val="24"/>
                <w:szCs w:val="24"/>
                <w:lang w:val="en-US"/>
              </w:rPr>
            </w:pPr>
          </w:p>
        </w:tc>
      </w:tr>
      <w:tr w:rsidRPr="004E7257" w:rsidR="004E7257" w:rsidTr="004E7257" w14:paraId="2298FB2F"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529B02C1" w14:textId="77777777">
            <w:pPr>
              <w:spacing w:after="0" w:line="240" w:lineRule="auto"/>
              <w:rPr>
                <w:rFonts w:ascii="Times New Roman" w:hAnsi="Times New Roman" w:eastAsia="Times New Roman" w:cs="Times New Roman"/>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1FC57A2F" w14:textId="77777777">
            <w:pPr>
              <w:spacing w:after="0" w:line="240" w:lineRule="auto"/>
              <w:rPr>
                <w:rFonts w:ascii="Times New Roman" w:hAnsi="Times New Roman" w:eastAsia="Times New Roman" w:cs="Times New Roman"/>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75ED2F45" w14:textId="77777777">
            <w:pPr>
              <w:spacing w:after="0" w:line="240" w:lineRule="auto"/>
              <w:jc w:val="center"/>
              <w:rPr>
                <w:rFonts w:ascii="Arial" w:hAnsi="Arial" w:eastAsia="Times New Roman" w:cs="Arial"/>
                <w:sz w:val="20"/>
                <w:szCs w:val="20"/>
                <w:lang w:val="en-US"/>
              </w:rPr>
            </w:pPr>
            <w:r w:rsidRPr="004E7257">
              <w:rPr>
                <w:rFonts w:ascii="Arial" w:hAnsi="Arial" w:eastAsia="Times New Roman" w:cs="Arial"/>
                <w:sz w:val="20"/>
                <w:szCs w:val="20"/>
                <w:lang w:val="en-US"/>
              </w:rPr>
              <w:t>Easily distracted, concentration wanders</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273B4DDF" w14:textId="77777777">
            <w:pPr>
              <w:spacing w:after="0" w:line="240" w:lineRule="auto"/>
              <w:jc w:val="center"/>
              <w:rPr>
                <w:rFonts w:ascii="Arial" w:hAnsi="Arial" w:eastAsia="Times New Roman" w:cs="Arial"/>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29273BC1" w14:textId="77777777">
            <w:pPr>
              <w:spacing w:after="0" w:line="240" w:lineRule="auto"/>
              <w:rPr>
                <w:rFonts w:ascii="Times New Roman" w:hAnsi="Times New Roman" w:eastAsia="Times New Roman" w:cs="Times New Roman"/>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612C297D" w14:textId="77777777">
            <w:pPr>
              <w:spacing w:after="0" w:line="240" w:lineRule="auto"/>
              <w:jc w:val="center"/>
              <w:rPr>
                <w:rFonts w:ascii="Arial" w:hAnsi="Arial" w:eastAsia="Times New Roman" w:cs="Arial"/>
                <w:sz w:val="24"/>
                <w:szCs w:val="24"/>
                <w:lang w:val="en-US"/>
              </w:rPr>
            </w:pPr>
            <w:r w:rsidRPr="004E7257">
              <w:rPr>
                <w:rFonts w:ascii="Arial" w:hAnsi="Arial" w:eastAsia="Times New Roman" w:cs="Arial"/>
                <w:sz w:val="24"/>
                <w:szCs w:val="24"/>
                <w:rtl/>
                <w:lang w:val="en-US"/>
              </w:rPr>
              <w:t>يتشتت انتباهه بسرعة وقليل التركيز</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76407A19" w14:textId="77777777">
            <w:pPr>
              <w:spacing w:after="0" w:line="240" w:lineRule="auto"/>
              <w:jc w:val="center"/>
              <w:rPr>
                <w:rFonts w:ascii="Arial" w:hAnsi="Arial" w:eastAsia="Times New Roman" w:cs="Arial"/>
                <w:b/>
                <w:bCs/>
                <w:color w:val="0000FF"/>
                <w:sz w:val="24"/>
                <w:szCs w:val="24"/>
                <w:lang w:val="en-US"/>
              </w:rPr>
            </w:pPr>
          </w:p>
        </w:tc>
      </w:tr>
      <w:tr w:rsidRPr="004E7257" w:rsidR="004E7257" w:rsidTr="004E7257" w14:paraId="0B7ED6DF"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61E8F557" w14:textId="77777777">
            <w:pPr>
              <w:spacing w:after="0" w:line="240" w:lineRule="auto"/>
              <w:rPr>
                <w:rFonts w:ascii="Times New Roman" w:hAnsi="Times New Roman" w:eastAsia="Times New Roman" w:cs="Times New Roman"/>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4118FE72" w14:textId="77777777">
            <w:pPr>
              <w:spacing w:after="0" w:line="240" w:lineRule="auto"/>
              <w:rPr>
                <w:rFonts w:ascii="Times New Roman" w:hAnsi="Times New Roman" w:eastAsia="Times New Roman" w:cs="Times New Roman"/>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76E62E35" w14:textId="77777777">
            <w:pPr>
              <w:spacing w:after="0" w:line="240" w:lineRule="auto"/>
              <w:jc w:val="center"/>
              <w:rPr>
                <w:rFonts w:ascii="Arial" w:hAnsi="Arial" w:eastAsia="Times New Roman" w:cs="Arial"/>
                <w:sz w:val="20"/>
                <w:szCs w:val="20"/>
                <w:lang w:val="en-US"/>
              </w:rPr>
            </w:pPr>
            <w:r w:rsidRPr="004E7257">
              <w:rPr>
                <w:rFonts w:ascii="Arial" w:hAnsi="Arial" w:eastAsia="Times New Roman" w:cs="Arial"/>
                <w:sz w:val="20"/>
                <w:szCs w:val="20"/>
                <w:lang w:val="en-US"/>
              </w:rPr>
              <w:t>Nervous or clingy in new situations, easily loses confidence</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77879C70" w14:textId="77777777">
            <w:pPr>
              <w:spacing w:after="0" w:line="240" w:lineRule="auto"/>
              <w:jc w:val="center"/>
              <w:rPr>
                <w:rFonts w:ascii="Arial" w:hAnsi="Arial" w:eastAsia="Times New Roman" w:cs="Arial"/>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28897830" w14:textId="77777777">
            <w:pPr>
              <w:spacing w:after="0" w:line="240" w:lineRule="auto"/>
              <w:rPr>
                <w:rFonts w:ascii="Times New Roman" w:hAnsi="Times New Roman" w:eastAsia="Times New Roman" w:cs="Times New Roman"/>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3CD49AE3" w14:textId="77777777">
            <w:pPr>
              <w:spacing w:after="0" w:line="240" w:lineRule="auto"/>
              <w:jc w:val="center"/>
              <w:rPr>
                <w:rFonts w:ascii="Arial" w:hAnsi="Arial" w:eastAsia="Times New Roman" w:cs="Arial"/>
                <w:sz w:val="24"/>
                <w:szCs w:val="24"/>
                <w:lang w:val="en-US"/>
              </w:rPr>
            </w:pPr>
            <w:r w:rsidRPr="004E7257">
              <w:rPr>
                <w:rFonts w:ascii="Arial" w:hAnsi="Arial" w:eastAsia="Times New Roman" w:cs="Arial"/>
                <w:sz w:val="24"/>
                <w:szCs w:val="24"/>
                <w:rtl/>
                <w:lang w:val="en-US"/>
              </w:rPr>
              <w:t>عصبي أو متشبث (متعلق) بالآخرين في المواقف الجديدة. من السهل أن يفقد ثقته بنفسه</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4346BAF3" w14:textId="77777777">
            <w:pPr>
              <w:spacing w:after="0" w:line="240" w:lineRule="auto"/>
              <w:jc w:val="center"/>
              <w:rPr>
                <w:rFonts w:ascii="Arial" w:hAnsi="Arial" w:eastAsia="Times New Roman" w:cs="Arial"/>
                <w:b/>
                <w:bCs/>
                <w:color w:val="0000FF"/>
                <w:sz w:val="24"/>
                <w:szCs w:val="24"/>
                <w:lang w:val="en-US"/>
              </w:rPr>
            </w:pPr>
          </w:p>
        </w:tc>
      </w:tr>
      <w:tr w:rsidRPr="004E7257" w:rsidR="004E7257" w:rsidTr="004E7257" w14:paraId="3387B745"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1C05CD48" w14:textId="77777777">
            <w:pPr>
              <w:spacing w:after="0" w:line="240" w:lineRule="auto"/>
              <w:rPr>
                <w:rFonts w:ascii="Times New Roman" w:hAnsi="Times New Roman" w:eastAsia="Times New Roman" w:cs="Times New Roman"/>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25A0F356" w14:textId="77777777">
            <w:pPr>
              <w:spacing w:after="0" w:line="240" w:lineRule="auto"/>
              <w:rPr>
                <w:rFonts w:ascii="Times New Roman" w:hAnsi="Times New Roman" w:eastAsia="Times New Roman" w:cs="Times New Roman"/>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2AA3FC37" w14:textId="77777777">
            <w:pPr>
              <w:spacing w:after="0" w:line="240" w:lineRule="auto"/>
              <w:jc w:val="center"/>
              <w:rPr>
                <w:rFonts w:ascii="Arial" w:hAnsi="Arial" w:eastAsia="Times New Roman" w:cs="Arial"/>
                <w:sz w:val="20"/>
                <w:szCs w:val="20"/>
                <w:lang w:val="en-US"/>
              </w:rPr>
            </w:pPr>
            <w:r w:rsidRPr="004E7257">
              <w:rPr>
                <w:rFonts w:ascii="Arial" w:hAnsi="Arial" w:eastAsia="Times New Roman" w:cs="Arial"/>
                <w:sz w:val="20"/>
                <w:szCs w:val="20"/>
                <w:lang w:val="en-US"/>
              </w:rPr>
              <w:t>Kind to younger children</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700F98E1" w14:textId="77777777">
            <w:pPr>
              <w:spacing w:after="0" w:line="240" w:lineRule="auto"/>
              <w:jc w:val="center"/>
              <w:rPr>
                <w:rFonts w:ascii="Arial" w:hAnsi="Arial" w:eastAsia="Times New Roman" w:cs="Arial"/>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2168D3D8" w14:textId="77777777">
            <w:pPr>
              <w:spacing w:after="0" w:line="240" w:lineRule="auto"/>
              <w:rPr>
                <w:rFonts w:ascii="Times New Roman" w:hAnsi="Times New Roman" w:eastAsia="Times New Roman" w:cs="Times New Roman"/>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4D93D2B8" w14:textId="77777777">
            <w:pPr>
              <w:spacing w:after="0" w:line="240" w:lineRule="auto"/>
              <w:jc w:val="center"/>
              <w:rPr>
                <w:rFonts w:ascii="Arial" w:hAnsi="Arial" w:eastAsia="Times New Roman" w:cs="Arial"/>
                <w:sz w:val="24"/>
                <w:szCs w:val="24"/>
                <w:lang w:val="en-US"/>
              </w:rPr>
            </w:pPr>
            <w:r w:rsidRPr="004E7257">
              <w:rPr>
                <w:rFonts w:ascii="Arial" w:hAnsi="Arial" w:eastAsia="Times New Roman" w:cs="Arial"/>
                <w:sz w:val="24"/>
                <w:szCs w:val="24"/>
                <w:rtl/>
                <w:lang w:val="en-US"/>
              </w:rPr>
              <w:t>لطيف مع من هم أصغر منه</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3B07C119" w14:textId="77777777">
            <w:pPr>
              <w:spacing w:after="0" w:line="240" w:lineRule="auto"/>
              <w:jc w:val="center"/>
              <w:rPr>
                <w:rFonts w:ascii="Arial" w:hAnsi="Arial" w:eastAsia="Times New Roman" w:cs="Arial"/>
                <w:b/>
                <w:bCs/>
                <w:color w:val="0000FF"/>
                <w:sz w:val="24"/>
                <w:szCs w:val="24"/>
                <w:lang w:val="en-US"/>
              </w:rPr>
            </w:pPr>
          </w:p>
        </w:tc>
      </w:tr>
      <w:tr w:rsidRPr="004E7257" w:rsidR="004E7257" w:rsidTr="004E7257" w14:paraId="29DDB91D"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788EAE13" w14:textId="77777777">
            <w:pPr>
              <w:spacing w:after="0" w:line="240" w:lineRule="auto"/>
              <w:rPr>
                <w:rFonts w:ascii="Times New Roman" w:hAnsi="Times New Roman" w:eastAsia="Times New Roman" w:cs="Times New Roman"/>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14B91135" w14:textId="77777777">
            <w:pPr>
              <w:spacing w:after="0" w:line="240" w:lineRule="auto"/>
              <w:rPr>
                <w:rFonts w:ascii="Times New Roman" w:hAnsi="Times New Roman" w:eastAsia="Times New Roman" w:cs="Times New Roman"/>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1AD5CCF0" w14:textId="77777777">
            <w:pPr>
              <w:spacing w:after="0" w:line="240" w:lineRule="auto"/>
              <w:rPr>
                <w:rFonts w:ascii="Arial" w:hAnsi="Arial" w:eastAsia="Times New Roman" w:cs="Arial"/>
                <w:sz w:val="20"/>
                <w:szCs w:val="20"/>
                <w:lang w:val="en-US"/>
              </w:rPr>
            </w:pPr>
            <w:r w:rsidRPr="004E7257">
              <w:rPr>
                <w:rFonts w:ascii="Arial" w:hAnsi="Arial" w:eastAsia="Times New Roman" w:cs="Arial"/>
                <w:sz w:val="20"/>
                <w:szCs w:val="20"/>
                <w:lang w:val="en-US"/>
              </w:rPr>
              <w:t>Often lies or cheats</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1723CCE3" w14:textId="77777777">
            <w:pPr>
              <w:spacing w:after="0" w:line="240" w:lineRule="auto"/>
              <w:rPr>
                <w:rFonts w:ascii="Arial" w:hAnsi="Arial" w:eastAsia="Times New Roman" w:cs="Arial"/>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5377CEB2" w14:textId="77777777">
            <w:pPr>
              <w:spacing w:after="0" w:line="240" w:lineRule="auto"/>
              <w:rPr>
                <w:rFonts w:ascii="Times New Roman" w:hAnsi="Times New Roman" w:eastAsia="Times New Roman" w:cs="Times New Roman"/>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36415F47" w14:textId="77777777">
            <w:pPr>
              <w:spacing w:after="0" w:line="240" w:lineRule="auto"/>
              <w:jc w:val="center"/>
              <w:rPr>
                <w:rFonts w:ascii="Arial" w:hAnsi="Arial" w:eastAsia="Times New Roman" w:cs="Arial"/>
                <w:sz w:val="24"/>
                <w:szCs w:val="24"/>
                <w:lang w:val="en-US"/>
              </w:rPr>
            </w:pPr>
            <w:r w:rsidRPr="004E7257">
              <w:rPr>
                <w:rFonts w:ascii="Arial" w:hAnsi="Arial" w:eastAsia="Times New Roman" w:cs="Arial"/>
                <w:sz w:val="24"/>
                <w:szCs w:val="24"/>
                <w:rtl/>
                <w:lang w:val="en-US"/>
              </w:rPr>
              <w:t>كثيراً ما يكذب، يخدع، أو يغش</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04F0EDC1" w14:textId="77777777">
            <w:pPr>
              <w:spacing w:after="0" w:line="240" w:lineRule="auto"/>
              <w:jc w:val="center"/>
              <w:rPr>
                <w:rFonts w:ascii="Arial" w:hAnsi="Arial" w:eastAsia="Times New Roman" w:cs="Arial"/>
                <w:b/>
                <w:bCs/>
                <w:color w:val="0000FF"/>
                <w:sz w:val="24"/>
                <w:szCs w:val="24"/>
                <w:lang w:val="en-US"/>
              </w:rPr>
            </w:pPr>
          </w:p>
        </w:tc>
      </w:tr>
      <w:tr w:rsidRPr="004E7257" w:rsidR="004E7257" w:rsidTr="004E7257" w14:paraId="76448BF9"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3A13699F" w14:textId="77777777">
            <w:pPr>
              <w:spacing w:after="0" w:line="240" w:lineRule="auto"/>
              <w:rPr>
                <w:rFonts w:ascii="Times New Roman" w:hAnsi="Times New Roman" w:eastAsia="Times New Roman" w:cs="Times New Roman"/>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15C7DBAC" w14:textId="77777777">
            <w:pPr>
              <w:spacing w:after="0" w:line="240" w:lineRule="auto"/>
              <w:rPr>
                <w:rFonts w:ascii="Times New Roman" w:hAnsi="Times New Roman" w:eastAsia="Times New Roman" w:cs="Times New Roman"/>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2F42FFF8" w14:textId="77777777">
            <w:pPr>
              <w:spacing w:after="0" w:line="240" w:lineRule="auto"/>
              <w:jc w:val="center"/>
              <w:rPr>
                <w:rFonts w:ascii="Arial" w:hAnsi="Arial" w:eastAsia="Times New Roman" w:cs="Arial"/>
                <w:sz w:val="20"/>
                <w:szCs w:val="20"/>
                <w:lang w:val="en-US"/>
              </w:rPr>
            </w:pPr>
            <w:r w:rsidRPr="004E7257">
              <w:rPr>
                <w:rFonts w:ascii="Arial" w:hAnsi="Arial" w:eastAsia="Times New Roman" w:cs="Arial"/>
                <w:sz w:val="20"/>
                <w:szCs w:val="20"/>
                <w:lang w:val="en-US"/>
              </w:rPr>
              <w:t>Picked on or bullied by other children</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3862A68F" w14:textId="77777777">
            <w:pPr>
              <w:spacing w:after="0" w:line="240" w:lineRule="auto"/>
              <w:jc w:val="center"/>
              <w:rPr>
                <w:rFonts w:ascii="Arial" w:hAnsi="Arial" w:eastAsia="Times New Roman" w:cs="Arial"/>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3B9C9125" w14:textId="77777777">
            <w:pPr>
              <w:spacing w:after="0" w:line="240" w:lineRule="auto"/>
              <w:rPr>
                <w:rFonts w:ascii="Times New Roman" w:hAnsi="Times New Roman" w:eastAsia="Times New Roman" w:cs="Times New Roman"/>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00790014" w14:textId="77777777">
            <w:pPr>
              <w:spacing w:after="0" w:line="240" w:lineRule="auto"/>
              <w:jc w:val="center"/>
              <w:rPr>
                <w:rFonts w:ascii="Arial" w:hAnsi="Arial" w:eastAsia="Times New Roman" w:cs="Arial"/>
                <w:sz w:val="24"/>
                <w:szCs w:val="24"/>
                <w:lang w:val="en-US"/>
              </w:rPr>
            </w:pPr>
            <w:r w:rsidRPr="004E7257">
              <w:rPr>
                <w:rFonts w:ascii="Arial" w:hAnsi="Arial" w:eastAsia="Times New Roman" w:cs="Arial"/>
                <w:sz w:val="24"/>
                <w:szCs w:val="24"/>
                <w:rtl/>
                <w:lang w:val="en-US"/>
              </w:rPr>
              <w:t>يستهزاْ منه او يستاسد عليه من هم فى سنه</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3D04A541" w14:textId="77777777">
            <w:pPr>
              <w:spacing w:after="0" w:line="240" w:lineRule="auto"/>
              <w:jc w:val="center"/>
              <w:rPr>
                <w:rFonts w:ascii="Arial" w:hAnsi="Arial" w:eastAsia="Times New Roman" w:cs="Arial"/>
                <w:b/>
                <w:bCs/>
                <w:color w:val="0000FF"/>
                <w:sz w:val="24"/>
                <w:szCs w:val="24"/>
                <w:lang w:val="en-US"/>
              </w:rPr>
            </w:pPr>
          </w:p>
        </w:tc>
      </w:tr>
      <w:tr w:rsidRPr="004E7257" w:rsidR="004E7257" w:rsidTr="004E7257" w14:paraId="6A307F6B"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3EBAC133" w14:textId="77777777">
            <w:pPr>
              <w:spacing w:after="0" w:line="240" w:lineRule="auto"/>
              <w:rPr>
                <w:rFonts w:ascii="Times New Roman" w:hAnsi="Times New Roman" w:eastAsia="Times New Roman" w:cs="Times New Roman"/>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1D92912E" w14:textId="77777777">
            <w:pPr>
              <w:spacing w:after="0" w:line="240" w:lineRule="auto"/>
              <w:rPr>
                <w:rFonts w:ascii="Times New Roman" w:hAnsi="Times New Roman" w:eastAsia="Times New Roman" w:cs="Times New Roman"/>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1AD84869" w14:textId="77777777">
            <w:pPr>
              <w:spacing w:after="0" w:line="240" w:lineRule="auto"/>
              <w:jc w:val="center"/>
              <w:rPr>
                <w:rFonts w:ascii="Arial" w:hAnsi="Arial" w:eastAsia="Times New Roman" w:cs="Arial"/>
                <w:sz w:val="20"/>
                <w:szCs w:val="20"/>
                <w:lang w:val="en-US"/>
              </w:rPr>
            </w:pPr>
            <w:r w:rsidRPr="004E7257">
              <w:rPr>
                <w:rFonts w:ascii="Arial" w:hAnsi="Arial" w:eastAsia="Times New Roman" w:cs="Arial"/>
                <w:sz w:val="20"/>
                <w:szCs w:val="20"/>
                <w:lang w:val="en-US"/>
              </w:rPr>
              <w:t>Often offers to help others (parents, teachers, other children)</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765EAE8C" w14:textId="77777777">
            <w:pPr>
              <w:spacing w:after="0" w:line="240" w:lineRule="auto"/>
              <w:jc w:val="center"/>
              <w:rPr>
                <w:rFonts w:ascii="Arial" w:hAnsi="Arial" w:eastAsia="Times New Roman" w:cs="Arial"/>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295B18DD" w14:textId="77777777">
            <w:pPr>
              <w:spacing w:after="0" w:line="240" w:lineRule="auto"/>
              <w:rPr>
                <w:rFonts w:ascii="Times New Roman" w:hAnsi="Times New Roman" w:eastAsia="Times New Roman" w:cs="Times New Roman"/>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26D58E42" w14:textId="77777777">
            <w:pPr>
              <w:spacing w:after="0" w:line="240" w:lineRule="auto"/>
              <w:jc w:val="center"/>
              <w:rPr>
                <w:rFonts w:ascii="Arial" w:hAnsi="Arial" w:eastAsia="Times New Roman" w:cs="Arial"/>
                <w:sz w:val="24"/>
                <w:szCs w:val="24"/>
                <w:lang w:val="en-US"/>
              </w:rPr>
            </w:pPr>
            <w:r w:rsidRPr="004E7257">
              <w:rPr>
                <w:rFonts w:ascii="Arial" w:hAnsi="Arial" w:eastAsia="Times New Roman" w:cs="Arial"/>
                <w:sz w:val="24"/>
                <w:szCs w:val="24"/>
                <w:rtl/>
                <w:lang w:val="en-US"/>
              </w:rPr>
              <w:t>كثيراً ما يتطوع لمساعدة الآخرين (الوالدين، المدرسين، الأطفال الآخرين)</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69BF47C0" w14:textId="77777777">
            <w:pPr>
              <w:spacing w:after="0" w:line="240" w:lineRule="auto"/>
              <w:jc w:val="center"/>
              <w:rPr>
                <w:rFonts w:ascii="Arial" w:hAnsi="Arial" w:eastAsia="Times New Roman" w:cs="Arial"/>
                <w:b/>
                <w:bCs/>
                <w:color w:val="0000FF"/>
                <w:sz w:val="24"/>
                <w:szCs w:val="24"/>
                <w:lang w:val="en-US"/>
              </w:rPr>
            </w:pPr>
          </w:p>
        </w:tc>
      </w:tr>
      <w:tr w:rsidRPr="004E7257" w:rsidR="004E7257" w:rsidTr="004E7257" w14:paraId="5CCDC12F"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61951093" w14:textId="77777777">
            <w:pPr>
              <w:spacing w:after="0" w:line="240" w:lineRule="auto"/>
              <w:rPr>
                <w:rFonts w:ascii="Times New Roman" w:hAnsi="Times New Roman" w:eastAsia="Times New Roman" w:cs="Times New Roman"/>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2EA9B60A" w14:textId="77777777">
            <w:pPr>
              <w:spacing w:after="0" w:line="240" w:lineRule="auto"/>
              <w:rPr>
                <w:rFonts w:ascii="Times New Roman" w:hAnsi="Times New Roman" w:eastAsia="Times New Roman" w:cs="Times New Roman"/>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3FB960EB" w14:textId="77777777">
            <w:pPr>
              <w:spacing w:after="0" w:line="240" w:lineRule="auto"/>
              <w:jc w:val="center"/>
              <w:rPr>
                <w:rFonts w:ascii="Arial" w:hAnsi="Arial" w:eastAsia="Times New Roman" w:cs="Arial"/>
                <w:sz w:val="20"/>
                <w:szCs w:val="20"/>
                <w:lang w:val="en-US"/>
              </w:rPr>
            </w:pPr>
            <w:r w:rsidRPr="004E7257">
              <w:rPr>
                <w:rFonts w:ascii="Arial" w:hAnsi="Arial" w:eastAsia="Times New Roman" w:cs="Arial"/>
                <w:sz w:val="20"/>
                <w:szCs w:val="20"/>
                <w:lang w:val="en-US"/>
              </w:rPr>
              <w:t>Thinks things out before acting</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45C7F58E" w14:textId="77777777">
            <w:pPr>
              <w:spacing w:after="0" w:line="240" w:lineRule="auto"/>
              <w:jc w:val="center"/>
              <w:rPr>
                <w:rFonts w:ascii="Arial" w:hAnsi="Arial" w:eastAsia="Times New Roman" w:cs="Arial"/>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23242ECA" w14:textId="77777777">
            <w:pPr>
              <w:spacing w:after="0" w:line="240" w:lineRule="auto"/>
              <w:rPr>
                <w:rFonts w:ascii="Times New Roman" w:hAnsi="Times New Roman" w:eastAsia="Times New Roman" w:cs="Times New Roman"/>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3E23CBEE" w14:textId="77777777">
            <w:pPr>
              <w:spacing w:after="0" w:line="240" w:lineRule="auto"/>
              <w:jc w:val="center"/>
              <w:rPr>
                <w:rFonts w:ascii="Arial" w:hAnsi="Arial" w:eastAsia="Times New Roman" w:cs="Arial"/>
                <w:sz w:val="24"/>
                <w:szCs w:val="24"/>
                <w:lang w:val="en-US"/>
              </w:rPr>
            </w:pPr>
            <w:r w:rsidRPr="004E7257">
              <w:rPr>
                <w:rFonts w:ascii="Arial" w:hAnsi="Arial" w:eastAsia="Times New Roman" w:cs="Arial"/>
                <w:sz w:val="24"/>
                <w:szCs w:val="24"/>
                <w:rtl/>
                <w:lang w:val="en-US"/>
              </w:rPr>
              <w:t>يفكر قبل ان يتصرف</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7E534D69" w14:textId="77777777">
            <w:pPr>
              <w:spacing w:after="0" w:line="240" w:lineRule="auto"/>
              <w:jc w:val="center"/>
              <w:rPr>
                <w:rFonts w:ascii="Arial" w:hAnsi="Arial" w:eastAsia="Times New Roman" w:cs="Arial"/>
                <w:b/>
                <w:bCs/>
                <w:color w:val="0000FF"/>
                <w:sz w:val="24"/>
                <w:szCs w:val="24"/>
                <w:lang w:val="en-US"/>
              </w:rPr>
            </w:pPr>
          </w:p>
        </w:tc>
      </w:tr>
      <w:tr w:rsidRPr="004E7257" w:rsidR="004E7257" w:rsidTr="004E7257" w14:paraId="78A274AC"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5C7914A5" w14:textId="77777777">
            <w:pPr>
              <w:spacing w:after="0" w:line="240" w:lineRule="auto"/>
              <w:rPr>
                <w:rFonts w:ascii="Times New Roman" w:hAnsi="Times New Roman" w:eastAsia="Times New Roman" w:cs="Times New Roman"/>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2C19DF5A" w14:textId="77777777">
            <w:pPr>
              <w:spacing w:after="0" w:line="240" w:lineRule="auto"/>
              <w:rPr>
                <w:rFonts w:ascii="Times New Roman" w:hAnsi="Times New Roman" w:eastAsia="Times New Roman" w:cs="Times New Roman"/>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779A3843" w14:textId="77777777">
            <w:pPr>
              <w:spacing w:after="0" w:line="240" w:lineRule="auto"/>
              <w:jc w:val="center"/>
              <w:rPr>
                <w:rFonts w:ascii="Arial" w:hAnsi="Arial" w:eastAsia="Times New Roman" w:cs="Arial"/>
                <w:sz w:val="20"/>
                <w:szCs w:val="20"/>
                <w:lang w:val="en-US"/>
              </w:rPr>
            </w:pPr>
            <w:r w:rsidRPr="004E7257">
              <w:rPr>
                <w:rFonts w:ascii="Arial" w:hAnsi="Arial" w:eastAsia="Times New Roman" w:cs="Arial"/>
                <w:sz w:val="20"/>
                <w:szCs w:val="20"/>
                <w:lang w:val="en-US"/>
              </w:rPr>
              <w:t>Steals from home, school or elsewhere</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726D67DC" w14:textId="77777777">
            <w:pPr>
              <w:spacing w:after="0" w:line="240" w:lineRule="auto"/>
              <w:jc w:val="center"/>
              <w:rPr>
                <w:rFonts w:ascii="Arial" w:hAnsi="Arial" w:eastAsia="Times New Roman" w:cs="Arial"/>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6A365722" w14:textId="77777777">
            <w:pPr>
              <w:spacing w:after="0" w:line="240" w:lineRule="auto"/>
              <w:rPr>
                <w:rFonts w:ascii="Times New Roman" w:hAnsi="Times New Roman" w:eastAsia="Times New Roman" w:cs="Times New Roman"/>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41B9A910" w14:textId="77777777">
            <w:pPr>
              <w:spacing w:after="0" w:line="240" w:lineRule="auto"/>
              <w:jc w:val="center"/>
              <w:rPr>
                <w:rFonts w:ascii="Arial" w:hAnsi="Arial" w:eastAsia="Times New Roman" w:cs="Arial"/>
                <w:sz w:val="24"/>
                <w:szCs w:val="24"/>
                <w:lang w:val="en-US"/>
              </w:rPr>
            </w:pPr>
            <w:r w:rsidRPr="004E7257">
              <w:rPr>
                <w:rFonts w:ascii="Arial" w:hAnsi="Arial" w:eastAsia="Times New Roman" w:cs="Arial"/>
                <w:sz w:val="24"/>
                <w:szCs w:val="24"/>
                <w:rtl/>
                <w:lang w:val="en-US"/>
              </w:rPr>
              <w:t>يسرق من البيت او المدرسة او من اْماكن اخرى</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0A97B25E" w14:textId="77777777">
            <w:pPr>
              <w:spacing w:after="0" w:line="240" w:lineRule="auto"/>
              <w:jc w:val="center"/>
              <w:rPr>
                <w:rFonts w:ascii="Arial" w:hAnsi="Arial" w:eastAsia="Times New Roman" w:cs="Arial"/>
                <w:b/>
                <w:bCs/>
                <w:color w:val="0000FF"/>
                <w:sz w:val="24"/>
                <w:szCs w:val="24"/>
                <w:lang w:val="en-US"/>
              </w:rPr>
            </w:pPr>
          </w:p>
        </w:tc>
      </w:tr>
      <w:tr w:rsidRPr="004E7257" w:rsidR="004E7257" w:rsidTr="004E7257" w14:paraId="45790D38"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0B62D0FD" w14:textId="77777777">
            <w:pPr>
              <w:spacing w:after="0" w:line="240" w:lineRule="auto"/>
              <w:rPr>
                <w:rFonts w:ascii="Times New Roman" w:hAnsi="Times New Roman" w:eastAsia="Times New Roman" w:cs="Times New Roman"/>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68F83FF7" w14:textId="77777777">
            <w:pPr>
              <w:spacing w:after="0" w:line="240" w:lineRule="auto"/>
              <w:rPr>
                <w:rFonts w:ascii="Times New Roman" w:hAnsi="Times New Roman" w:eastAsia="Times New Roman" w:cs="Times New Roman"/>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16BAE091" w14:textId="77777777">
            <w:pPr>
              <w:spacing w:after="0" w:line="240" w:lineRule="auto"/>
              <w:jc w:val="center"/>
              <w:rPr>
                <w:rFonts w:ascii="Arial" w:hAnsi="Arial" w:eastAsia="Times New Roman" w:cs="Arial"/>
                <w:sz w:val="20"/>
                <w:szCs w:val="20"/>
                <w:lang w:val="en-US"/>
              </w:rPr>
            </w:pPr>
            <w:r w:rsidRPr="004E7257">
              <w:rPr>
                <w:rFonts w:ascii="Arial" w:hAnsi="Arial" w:eastAsia="Times New Roman" w:cs="Arial"/>
                <w:sz w:val="20"/>
                <w:szCs w:val="20"/>
                <w:lang w:val="en-US"/>
              </w:rPr>
              <w:t>Gets along better with adults than with other children</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1A45DB7E" w14:textId="77777777">
            <w:pPr>
              <w:spacing w:after="0" w:line="240" w:lineRule="auto"/>
              <w:jc w:val="center"/>
              <w:rPr>
                <w:rFonts w:ascii="Arial" w:hAnsi="Arial" w:eastAsia="Times New Roman" w:cs="Arial"/>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050228D3" w14:textId="77777777">
            <w:pPr>
              <w:spacing w:after="0" w:line="240" w:lineRule="auto"/>
              <w:rPr>
                <w:rFonts w:ascii="Times New Roman" w:hAnsi="Times New Roman" w:eastAsia="Times New Roman" w:cs="Times New Roman"/>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3EE4D509" w14:textId="77777777">
            <w:pPr>
              <w:spacing w:after="0" w:line="240" w:lineRule="auto"/>
              <w:jc w:val="center"/>
              <w:rPr>
                <w:rFonts w:ascii="Arial" w:hAnsi="Arial" w:eastAsia="Times New Roman" w:cs="Arial"/>
                <w:sz w:val="24"/>
                <w:szCs w:val="24"/>
                <w:lang w:val="en-US"/>
              </w:rPr>
            </w:pPr>
            <w:r w:rsidRPr="004E7257">
              <w:rPr>
                <w:rFonts w:ascii="Arial" w:hAnsi="Arial" w:eastAsia="Times New Roman" w:cs="Arial"/>
                <w:sz w:val="24"/>
                <w:szCs w:val="24"/>
                <w:rtl/>
                <w:lang w:val="en-US"/>
              </w:rPr>
              <w:t>ينسجم بشكل اْفضل مع الكبار عنه مع الاطفال فى نفس سنه</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6BCD7E74" w14:textId="77777777">
            <w:pPr>
              <w:spacing w:after="0" w:line="240" w:lineRule="auto"/>
              <w:jc w:val="center"/>
              <w:rPr>
                <w:rFonts w:ascii="Arial" w:hAnsi="Arial" w:eastAsia="Times New Roman" w:cs="Arial"/>
                <w:b/>
                <w:bCs/>
                <w:color w:val="0000FF"/>
                <w:sz w:val="24"/>
                <w:szCs w:val="24"/>
                <w:lang w:val="en-US"/>
              </w:rPr>
            </w:pPr>
          </w:p>
        </w:tc>
      </w:tr>
      <w:tr w:rsidRPr="004E7257" w:rsidR="004E7257" w:rsidTr="004E7257" w14:paraId="662ABE48"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4FFCF888" w14:textId="77777777">
            <w:pPr>
              <w:spacing w:after="0" w:line="240" w:lineRule="auto"/>
              <w:rPr>
                <w:rFonts w:ascii="Times New Roman" w:hAnsi="Times New Roman" w:eastAsia="Times New Roman" w:cs="Times New Roman"/>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36D7556B" w14:textId="77777777">
            <w:pPr>
              <w:spacing w:after="0" w:line="240" w:lineRule="auto"/>
              <w:rPr>
                <w:rFonts w:ascii="Times New Roman" w:hAnsi="Times New Roman" w:eastAsia="Times New Roman" w:cs="Times New Roman"/>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7DF4C5CE" w14:textId="77777777">
            <w:pPr>
              <w:spacing w:after="0" w:line="240" w:lineRule="auto"/>
              <w:jc w:val="center"/>
              <w:rPr>
                <w:rFonts w:ascii="Arial" w:hAnsi="Arial" w:eastAsia="Times New Roman" w:cs="Arial"/>
                <w:sz w:val="20"/>
                <w:szCs w:val="20"/>
                <w:lang w:val="en-US"/>
              </w:rPr>
            </w:pPr>
            <w:r w:rsidRPr="004E7257">
              <w:rPr>
                <w:rFonts w:ascii="Arial" w:hAnsi="Arial" w:eastAsia="Times New Roman" w:cs="Arial"/>
                <w:sz w:val="20"/>
                <w:szCs w:val="20"/>
                <w:lang w:val="en-US"/>
              </w:rPr>
              <w:t>Many fears, easily scared</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32556B2B" w14:textId="77777777">
            <w:pPr>
              <w:spacing w:after="0" w:line="240" w:lineRule="auto"/>
              <w:jc w:val="center"/>
              <w:rPr>
                <w:rFonts w:ascii="Arial" w:hAnsi="Arial" w:eastAsia="Times New Roman" w:cs="Arial"/>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11FD29DD" w14:textId="77777777">
            <w:pPr>
              <w:spacing w:after="0" w:line="240" w:lineRule="auto"/>
              <w:rPr>
                <w:rFonts w:ascii="Times New Roman" w:hAnsi="Times New Roman" w:eastAsia="Times New Roman" w:cs="Times New Roman"/>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383BC393" w14:textId="77777777">
            <w:pPr>
              <w:spacing w:after="0" w:line="240" w:lineRule="auto"/>
              <w:jc w:val="center"/>
              <w:rPr>
                <w:rFonts w:ascii="Arial" w:hAnsi="Arial" w:eastAsia="Times New Roman" w:cs="Arial"/>
                <w:sz w:val="24"/>
                <w:szCs w:val="24"/>
                <w:lang w:val="en-US"/>
              </w:rPr>
            </w:pPr>
            <w:r w:rsidRPr="004E7257">
              <w:rPr>
                <w:rFonts w:ascii="Arial" w:hAnsi="Arial" w:eastAsia="Times New Roman" w:cs="Arial"/>
                <w:sz w:val="24"/>
                <w:szCs w:val="24"/>
                <w:rtl/>
                <w:lang w:val="en-US"/>
              </w:rPr>
              <w:t>يخاف من اشياء كثيرة. من السهل تخويفه</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67CAB265" w14:textId="77777777">
            <w:pPr>
              <w:spacing w:after="0" w:line="240" w:lineRule="auto"/>
              <w:jc w:val="center"/>
              <w:rPr>
                <w:rFonts w:ascii="Arial" w:hAnsi="Arial" w:eastAsia="Times New Roman" w:cs="Arial"/>
                <w:b/>
                <w:bCs/>
                <w:color w:val="0000FF"/>
                <w:sz w:val="24"/>
                <w:szCs w:val="24"/>
                <w:lang w:val="en-US"/>
              </w:rPr>
            </w:pPr>
          </w:p>
        </w:tc>
      </w:tr>
      <w:tr w:rsidRPr="004E7257" w:rsidR="004E7257" w:rsidTr="004E7257" w14:paraId="3A51A53D"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10D2B816" w14:textId="77777777">
            <w:pPr>
              <w:spacing w:after="0" w:line="240" w:lineRule="auto"/>
              <w:rPr>
                <w:rFonts w:ascii="Times New Roman" w:hAnsi="Times New Roman" w:eastAsia="Times New Roman" w:cs="Times New Roman"/>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7EECD4FE" w14:textId="77777777">
            <w:pPr>
              <w:spacing w:after="0" w:line="240" w:lineRule="auto"/>
              <w:rPr>
                <w:rFonts w:ascii="Times New Roman" w:hAnsi="Times New Roman" w:eastAsia="Times New Roman" w:cs="Times New Roman"/>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5EB40C88" w14:textId="77777777">
            <w:pPr>
              <w:spacing w:after="0" w:line="240" w:lineRule="auto"/>
              <w:jc w:val="center"/>
              <w:rPr>
                <w:rFonts w:ascii="Arial" w:hAnsi="Arial" w:eastAsia="Times New Roman" w:cs="Arial"/>
                <w:sz w:val="20"/>
                <w:szCs w:val="20"/>
                <w:lang w:val="en-US"/>
              </w:rPr>
            </w:pPr>
            <w:r w:rsidRPr="004E7257">
              <w:rPr>
                <w:rFonts w:ascii="Arial" w:hAnsi="Arial" w:eastAsia="Times New Roman" w:cs="Arial"/>
                <w:sz w:val="20"/>
                <w:szCs w:val="20"/>
                <w:lang w:val="en-US"/>
              </w:rPr>
              <w:t>Good attention span, sees chores or homework through to the end</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3C51ABC7" w14:textId="77777777">
            <w:pPr>
              <w:spacing w:after="0" w:line="240" w:lineRule="auto"/>
              <w:jc w:val="center"/>
              <w:rPr>
                <w:rFonts w:ascii="Arial" w:hAnsi="Arial" w:eastAsia="Times New Roman" w:cs="Arial"/>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2437BA20" w14:textId="77777777">
            <w:pPr>
              <w:spacing w:after="0" w:line="240" w:lineRule="auto"/>
              <w:rPr>
                <w:rFonts w:ascii="Times New Roman" w:hAnsi="Times New Roman" w:eastAsia="Times New Roman" w:cs="Times New Roman"/>
                <w:sz w:val="20"/>
                <w:szCs w:val="20"/>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08EC2662" w14:textId="77777777">
            <w:pPr>
              <w:spacing w:after="0" w:line="240" w:lineRule="auto"/>
              <w:jc w:val="center"/>
              <w:rPr>
                <w:rFonts w:ascii="Arial" w:hAnsi="Arial" w:eastAsia="Times New Roman" w:cs="Arial"/>
                <w:sz w:val="24"/>
                <w:szCs w:val="24"/>
                <w:lang w:val="en-US"/>
              </w:rPr>
            </w:pPr>
            <w:r w:rsidRPr="004E7257">
              <w:rPr>
                <w:rFonts w:ascii="Arial" w:hAnsi="Arial" w:eastAsia="Times New Roman" w:cs="Arial"/>
                <w:sz w:val="24"/>
                <w:szCs w:val="24"/>
                <w:rtl/>
                <w:lang w:val="en-US"/>
              </w:rPr>
              <w:t>يتابع اداء الواجبات حتى النهاية. لديه انتباه جيد</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66893F63" w14:textId="77777777">
            <w:pPr>
              <w:spacing w:after="0" w:line="240" w:lineRule="auto"/>
              <w:jc w:val="center"/>
              <w:rPr>
                <w:rFonts w:ascii="Arial" w:hAnsi="Arial" w:eastAsia="Times New Roman" w:cs="Arial"/>
                <w:b/>
                <w:bCs/>
                <w:color w:val="0000FF"/>
                <w:sz w:val="24"/>
                <w:szCs w:val="24"/>
                <w:lang w:val="en-US"/>
              </w:rPr>
            </w:pPr>
          </w:p>
        </w:tc>
      </w:tr>
    </w:tbl>
    <w:p w:rsidR="004E7257" w:rsidRDefault="004E7257" w14:paraId="3C51740D" w14:textId="07951B82">
      <w:pPr>
        <w:rPr>
          <w:rFonts w:ascii="Times New Roman" w:hAnsi="Times New Roman" w:cs="Times New Roman"/>
          <w:sz w:val="24"/>
          <w:szCs w:val="24"/>
          <w:lang w:val="en-US"/>
        </w:rPr>
      </w:pPr>
    </w:p>
    <w:tbl>
      <w:tblPr>
        <w:tblW w:w="0" w:type="dxa"/>
        <w:tblCellMar>
          <w:left w:w="0" w:type="dxa"/>
          <w:right w:w="0" w:type="dxa"/>
        </w:tblCellMar>
        <w:tblLook w:val="04A0" w:firstRow="1" w:lastRow="0" w:firstColumn="1" w:lastColumn="0" w:noHBand="0" w:noVBand="1"/>
      </w:tblPr>
      <w:tblGrid>
        <w:gridCol w:w="4760"/>
        <w:gridCol w:w="4250"/>
      </w:tblGrid>
      <w:tr w:rsidRPr="004E7257" w:rsidR="004E7257" w:rsidTr="004E7257" w14:paraId="121EBE13"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6EB74759" w14:textId="77777777">
            <w:pPr>
              <w:spacing w:after="0" w:line="240" w:lineRule="auto"/>
              <w:jc w:val="center"/>
              <w:rPr>
                <w:rFonts w:ascii="Arial" w:hAnsi="Arial" w:eastAsia="Times New Roman" w:cs="Arial"/>
                <w:b/>
                <w:bCs/>
                <w:sz w:val="24"/>
                <w:szCs w:val="24"/>
                <w:lang w:val="en-US"/>
              </w:rPr>
            </w:pPr>
            <w:r w:rsidRPr="004E7257">
              <w:rPr>
                <w:rFonts w:ascii="Arial" w:hAnsi="Arial" w:eastAsia="Times New Roman" w:cs="Arial"/>
                <w:b/>
                <w:bCs/>
                <w:sz w:val="24"/>
                <w:szCs w:val="24"/>
                <w:lang w:val="en-US"/>
              </w:rPr>
              <w:t>12-17 Pre and Post test questions labels [English]</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08391D1E" w14:textId="77777777">
            <w:pPr>
              <w:spacing w:after="0" w:line="240" w:lineRule="auto"/>
              <w:jc w:val="center"/>
              <w:rPr>
                <w:rFonts w:ascii="Arial" w:hAnsi="Arial" w:eastAsia="Times New Roman" w:cs="Arial"/>
                <w:b/>
                <w:bCs/>
                <w:sz w:val="24"/>
                <w:szCs w:val="24"/>
                <w:lang w:val="en-US"/>
              </w:rPr>
            </w:pPr>
            <w:r w:rsidRPr="004E7257">
              <w:rPr>
                <w:rFonts w:ascii="Arial" w:hAnsi="Arial" w:eastAsia="Times New Roman" w:cs="Arial"/>
                <w:b/>
                <w:bCs/>
                <w:sz w:val="24"/>
                <w:szCs w:val="24"/>
                <w:lang w:val="en-US"/>
              </w:rPr>
              <w:t>12-17 Pre and Post test questions labels [Arabic]</w:t>
            </w:r>
          </w:p>
        </w:tc>
      </w:tr>
      <w:tr w:rsidRPr="004E7257" w:rsidR="004E7257" w:rsidTr="004E7257" w14:paraId="1A052BC7"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406E9EE4" w14:textId="77777777">
            <w:pPr>
              <w:spacing w:after="0" w:line="240" w:lineRule="auto"/>
              <w:jc w:val="center"/>
              <w:rPr>
                <w:rFonts w:ascii="Arial" w:hAnsi="Arial" w:eastAsia="Times New Roman" w:cs="Arial"/>
                <w:b/>
                <w:bCs/>
                <w:sz w:val="24"/>
                <w:szCs w:val="24"/>
                <w:lang w:val="en-U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6ED26F4F" w14:textId="77777777">
            <w:pPr>
              <w:spacing w:after="0" w:line="240" w:lineRule="auto"/>
              <w:rPr>
                <w:rFonts w:ascii="Times New Roman" w:hAnsi="Times New Roman" w:eastAsia="Times New Roman" w:cs="Times New Roman"/>
                <w:sz w:val="20"/>
                <w:szCs w:val="20"/>
                <w:lang w:val="en-US"/>
              </w:rPr>
            </w:pPr>
          </w:p>
        </w:tc>
      </w:tr>
      <w:tr w:rsidRPr="004E7257" w:rsidR="004E7257" w:rsidTr="004E7257" w14:paraId="10DC5A2F"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536D315B" w14:textId="77777777">
            <w:pPr>
              <w:spacing w:after="0" w:line="240" w:lineRule="auto"/>
              <w:jc w:val="center"/>
              <w:rPr>
                <w:rFonts w:ascii="Arial" w:hAnsi="Arial" w:eastAsia="Times New Roman" w:cs="Arial"/>
                <w:sz w:val="24"/>
                <w:szCs w:val="24"/>
                <w:lang w:val="en-US"/>
              </w:rPr>
            </w:pPr>
            <w:r w:rsidRPr="004E7257">
              <w:rPr>
                <w:rFonts w:ascii="Arial" w:hAnsi="Arial" w:eastAsia="Times New Roman" w:cs="Arial"/>
                <w:sz w:val="24"/>
                <w:szCs w:val="24"/>
                <w:lang w:val="en-US"/>
              </w:rPr>
              <w:t>I try to be nice to other people. I care about their feelings</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1F0B5584" w14:textId="77777777">
            <w:pPr>
              <w:spacing w:after="0" w:line="240" w:lineRule="auto"/>
              <w:jc w:val="center"/>
              <w:rPr>
                <w:rFonts w:ascii="Arial" w:hAnsi="Arial" w:eastAsia="Times New Roman" w:cs="Arial"/>
                <w:sz w:val="24"/>
                <w:szCs w:val="24"/>
                <w:lang w:val="en-US"/>
              </w:rPr>
            </w:pPr>
            <w:r w:rsidRPr="004E7257">
              <w:rPr>
                <w:rFonts w:ascii="Arial" w:hAnsi="Arial" w:eastAsia="Times New Roman" w:cs="Arial"/>
                <w:sz w:val="24"/>
                <w:szCs w:val="24"/>
                <w:rtl/>
                <w:lang w:val="en-US"/>
              </w:rPr>
              <w:t>أحاول أن أكون لطيفا مع الآخرين. أهتم بمشاعرهم</w:t>
            </w:r>
          </w:p>
        </w:tc>
      </w:tr>
      <w:tr w:rsidRPr="004E7257" w:rsidR="004E7257" w:rsidTr="004E7257" w14:paraId="466993BE"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707C7D83" w14:textId="77777777">
            <w:pPr>
              <w:spacing w:after="0" w:line="240" w:lineRule="auto"/>
              <w:jc w:val="center"/>
              <w:rPr>
                <w:rFonts w:ascii="Arial" w:hAnsi="Arial" w:eastAsia="Times New Roman" w:cs="Arial"/>
                <w:sz w:val="24"/>
                <w:szCs w:val="24"/>
                <w:lang w:val="en-US"/>
              </w:rPr>
            </w:pPr>
            <w:r w:rsidRPr="004E7257">
              <w:rPr>
                <w:rFonts w:ascii="Arial" w:hAnsi="Arial" w:eastAsia="Times New Roman" w:cs="Arial"/>
                <w:sz w:val="24"/>
                <w:szCs w:val="24"/>
                <w:lang w:val="en-US"/>
              </w:rPr>
              <w:t>I am restless, I cannot stay still for long</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72E7EC85" w14:textId="77777777">
            <w:pPr>
              <w:spacing w:after="0" w:line="240" w:lineRule="auto"/>
              <w:jc w:val="center"/>
              <w:rPr>
                <w:rFonts w:ascii="Arial" w:hAnsi="Arial" w:eastAsia="Times New Roman" w:cs="Arial"/>
                <w:sz w:val="24"/>
                <w:szCs w:val="24"/>
                <w:lang w:val="en-US"/>
              </w:rPr>
            </w:pPr>
            <w:r w:rsidRPr="004E7257">
              <w:rPr>
                <w:rFonts w:ascii="Arial" w:hAnsi="Arial" w:eastAsia="Times New Roman" w:cs="Arial"/>
                <w:sz w:val="24"/>
                <w:szCs w:val="24"/>
                <w:rtl/>
                <w:lang w:val="en-US"/>
              </w:rPr>
              <w:t>لا أستطيع أن أبقى ساكنا لفترة طويلة في مكان واحد. غير مستقر. كثير الحركة</w:t>
            </w:r>
          </w:p>
        </w:tc>
      </w:tr>
      <w:tr w:rsidRPr="004E7257" w:rsidR="004E7257" w:rsidTr="004E7257" w14:paraId="0EBBA473"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5B55A960" w14:textId="77777777">
            <w:pPr>
              <w:spacing w:after="0" w:line="240" w:lineRule="auto"/>
              <w:jc w:val="center"/>
              <w:rPr>
                <w:rFonts w:ascii="Arial" w:hAnsi="Arial" w:eastAsia="Times New Roman" w:cs="Arial"/>
                <w:sz w:val="24"/>
                <w:szCs w:val="24"/>
                <w:lang w:val="en-US"/>
              </w:rPr>
            </w:pPr>
            <w:r w:rsidRPr="004E7257">
              <w:rPr>
                <w:rFonts w:ascii="Arial" w:hAnsi="Arial" w:eastAsia="Times New Roman" w:cs="Arial"/>
                <w:sz w:val="24"/>
                <w:szCs w:val="24"/>
                <w:lang w:val="en-US"/>
              </w:rPr>
              <w:t>I get a lot of headaches, stomach-aches or sickness</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004FC16A" w14:textId="77777777">
            <w:pPr>
              <w:spacing w:after="0" w:line="240" w:lineRule="auto"/>
              <w:jc w:val="center"/>
              <w:rPr>
                <w:rFonts w:ascii="Arial" w:hAnsi="Arial" w:eastAsia="Times New Roman" w:cs="Arial"/>
                <w:sz w:val="24"/>
                <w:szCs w:val="24"/>
                <w:lang w:val="en-US"/>
              </w:rPr>
            </w:pPr>
            <w:r w:rsidRPr="004E7257">
              <w:rPr>
                <w:rFonts w:ascii="Arial" w:hAnsi="Arial" w:eastAsia="Times New Roman" w:cs="Arial"/>
                <w:sz w:val="24"/>
                <w:szCs w:val="24"/>
                <w:rtl/>
                <w:lang w:val="en-US"/>
              </w:rPr>
              <w:t>كثيرا ما تصيبني آلام في الرأس أو آلام في البطن أو الشعور بالغثيان</w:t>
            </w:r>
          </w:p>
        </w:tc>
      </w:tr>
      <w:tr w:rsidRPr="004E7257" w:rsidR="004E7257" w:rsidTr="004E7257" w14:paraId="1BB30269"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4FA0984F" w14:textId="77777777">
            <w:pPr>
              <w:spacing w:after="0" w:line="240" w:lineRule="auto"/>
              <w:jc w:val="center"/>
              <w:rPr>
                <w:rFonts w:ascii="Arial" w:hAnsi="Arial" w:eastAsia="Times New Roman" w:cs="Arial"/>
                <w:sz w:val="24"/>
                <w:szCs w:val="24"/>
                <w:lang w:val="en-US"/>
              </w:rPr>
            </w:pPr>
            <w:r w:rsidRPr="004E7257">
              <w:rPr>
                <w:rFonts w:ascii="Arial" w:hAnsi="Arial" w:eastAsia="Times New Roman" w:cs="Arial"/>
                <w:sz w:val="24"/>
                <w:szCs w:val="24"/>
                <w:lang w:val="en-US"/>
              </w:rPr>
              <w:t>I usually share with others, for example CD's, games, food</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5EFFF04F" w14:textId="77777777">
            <w:pPr>
              <w:spacing w:after="0" w:line="240" w:lineRule="auto"/>
              <w:jc w:val="center"/>
              <w:rPr>
                <w:rFonts w:ascii="Arial" w:hAnsi="Arial" w:eastAsia="Times New Roman" w:cs="Arial"/>
                <w:sz w:val="24"/>
                <w:szCs w:val="24"/>
                <w:lang w:val="en-US"/>
              </w:rPr>
            </w:pPr>
            <w:r w:rsidRPr="004E7257">
              <w:rPr>
                <w:rFonts w:ascii="Arial" w:hAnsi="Arial" w:eastAsia="Times New Roman" w:cs="Arial"/>
                <w:sz w:val="24"/>
                <w:szCs w:val="24"/>
                <w:rtl/>
                <w:lang w:val="en-US"/>
              </w:rPr>
              <w:t>أُشرك الآخرين فيما يخصني من أشياء (أكل، أقلام، ألعاب، إلخ…)</w:t>
            </w:r>
          </w:p>
        </w:tc>
      </w:tr>
      <w:tr w:rsidRPr="004E7257" w:rsidR="004E7257" w:rsidTr="004E7257" w14:paraId="7C9309F1"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3D70255A" w14:textId="77777777">
            <w:pPr>
              <w:spacing w:after="0" w:line="240" w:lineRule="auto"/>
              <w:jc w:val="center"/>
              <w:rPr>
                <w:rFonts w:ascii="Arial" w:hAnsi="Arial" w:eastAsia="Times New Roman" w:cs="Arial"/>
                <w:sz w:val="24"/>
                <w:szCs w:val="24"/>
                <w:lang w:val="en-US"/>
              </w:rPr>
            </w:pPr>
            <w:r w:rsidRPr="004E7257">
              <w:rPr>
                <w:rFonts w:ascii="Arial" w:hAnsi="Arial" w:eastAsia="Times New Roman" w:cs="Arial"/>
                <w:sz w:val="24"/>
                <w:szCs w:val="24"/>
                <w:lang w:val="en-US"/>
              </w:rPr>
              <w:t>I get very angry and often lose my temper</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1255B1CF" w14:textId="77777777">
            <w:pPr>
              <w:spacing w:after="0" w:line="240" w:lineRule="auto"/>
              <w:jc w:val="center"/>
              <w:rPr>
                <w:rFonts w:ascii="Arial" w:hAnsi="Arial" w:eastAsia="Times New Roman" w:cs="Arial"/>
                <w:sz w:val="24"/>
                <w:szCs w:val="24"/>
                <w:lang w:val="en-US"/>
              </w:rPr>
            </w:pPr>
            <w:r w:rsidRPr="004E7257">
              <w:rPr>
                <w:rFonts w:ascii="Arial" w:hAnsi="Arial" w:eastAsia="Times New Roman" w:cs="Arial"/>
                <w:sz w:val="24"/>
                <w:szCs w:val="24"/>
                <w:rtl/>
                <w:lang w:val="en-US"/>
              </w:rPr>
              <w:t>ينتابني غضب شديد. وكثيرا ما أفقد أعصابي</w:t>
            </w:r>
          </w:p>
        </w:tc>
      </w:tr>
      <w:tr w:rsidRPr="004E7257" w:rsidR="004E7257" w:rsidTr="004E7257" w14:paraId="27133B69"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2FF16826" w14:textId="77777777">
            <w:pPr>
              <w:spacing w:after="0" w:line="240" w:lineRule="auto"/>
              <w:jc w:val="center"/>
              <w:rPr>
                <w:rFonts w:ascii="Arial" w:hAnsi="Arial" w:eastAsia="Times New Roman" w:cs="Arial"/>
                <w:sz w:val="24"/>
                <w:szCs w:val="24"/>
                <w:lang w:val="en-US"/>
              </w:rPr>
            </w:pPr>
            <w:r w:rsidRPr="004E7257">
              <w:rPr>
                <w:rFonts w:ascii="Arial" w:hAnsi="Arial" w:eastAsia="Times New Roman" w:cs="Arial"/>
                <w:sz w:val="24"/>
                <w:szCs w:val="24"/>
                <w:lang w:val="en-US"/>
              </w:rPr>
              <w:t>I would rather be alone than with people of my age</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5B354E8C" w14:textId="77777777">
            <w:pPr>
              <w:spacing w:after="0" w:line="240" w:lineRule="auto"/>
              <w:jc w:val="center"/>
              <w:rPr>
                <w:rFonts w:ascii="Arial" w:hAnsi="Arial" w:eastAsia="Times New Roman" w:cs="Arial"/>
                <w:sz w:val="24"/>
                <w:szCs w:val="24"/>
                <w:lang w:val="en-US"/>
              </w:rPr>
            </w:pPr>
            <w:r w:rsidRPr="004E7257">
              <w:rPr>
                <w:rFonts w:ascii="Arial" w:hAnsi="Arial" w:eastAsia="Times New Roman" w:cs="Arial"/>
                <w:sz w:val="24"/>
                <w:szCs w:val="24"/>
                <w:rtl/>
                <w:lang w:val="en-US"/>
              </w:rPr>
              <w:t>في العادة أحب العزلة. ألعب لوحدي. أبقى مع نفسي معظم الوقت</w:t>
            </w:r>
          </w:p>
        </w:tc>
      </w:tr>
      <w:tr w:rsidRPr="004E7257" w:rsidR="004E7257" w:rsidTr="004E7257" w14:paraId="07EBC651"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27DAE9DC" w14:textId="77777777">
            <w:pPr>
              <w:spacing w:after="0" w:line="240" w:lineRule="auto"/>
              <w:jc w:val="center"/>
              <w:rPr>
                <w:rFonts w:ascii="Arial" w:hAnsi="Arial" w:eastAsia="Times New Roman" w:cs="Arial"/>
                <w:sz w:val="24"/>
                <w:szCs w:val="24"/>
                <w:lang w:val="en-US"/>
              </w:rPr>
            </w:pPr>
            <w:r w:rsidRPr="004E7257">
              <w:rPr>
                <w:rFonts w:ascii="Arial" w:hAnsi="Arial" w:eastAsia="Times New Roman" w:cs="Arial"/>
                <w:sz w:val="24"/>
                <w:szCs w:val="24"/>
                <w:lang w:val="en-US"/>
              </w:rPr>
              <w:t>I usually do as I am told</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144A780A" w14:textId="77777777">
            <w:pPr>
              <w:spacing w:after="0" w:line="240" w:lineRule="auto"/>
              <w:jc w:val="center"/>
              <w:rPr>
                <w:rFonts w:ascii="Arial" w:hAnsi="Arial" w:eastAsia="Times New Roman" w:cs="Arial"/>
                <w:sz w:val="24"/>
                <w:szCs w:val="24"/>
                <w:lang w:val="en-US"/>
              </w:rPr>
            </w:pPr>
            <w:r w:rsidRPr="004E7257">
              <w:rPr>
                <w:rFonts w:ascii="Arial" w:hAnsi="Arial" w:eastAsia="Times New Roman" w:cs="Arial"/>
                <w:sz w:val="24"/>
                <w:szCs w:val="24"/>
                <w:rtl/>
                <w:lang w:val="en-US"/>
              </w:rPr>
              <w:t>أنا عادة أفعل ما يطلبه مني الكبار</w:t>
            </w:r>
          </w:p>
        </w:tc>
      </w:tr>
      <w:tr w:rsidRPr="004E7257" w:rsidR="004E7257" w:rsidTr="004E7257" w14:paraId="1976063F"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7B23CB1E" w14:textId="77777777">
            <w:pPr>
              <w:spacing w:after="0" w:line="240" w:lineRule="auto"/>
              <w:jc w:val="center"/>
              <w:rPr>
                <w:rFonts w:ascii="Arial" w:hAnsi="Arial" w:eastAsia="Times New Roman" w:cs="Arial"/>
                <w:sz w:val="24"/>
                <w:szCs w:val="24"/>
                <w:lang w:val="en-US"/>
              </w:rPr>
            </w:pPr>
            <w:r w:rsidRPr="004E7257">
              <w:rPr>
                <w:rFonts w:ascii="Arial" w:hAnsi="Arial" w:eastAsia="Times New Roman" w:cs="Arial"/>
                <w:sz w:val="24"/>
                <w:szCs w:val="24"/>
                <w:lang w:val="en-US"/>
              </w:rPr>
              <w:t>I worry a lot</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273438DC" w14:textId="77777777">
            <w:pPr>
              <w:spacing w:after="0" w:line="240" w:lineRule="auto"/>
              <w:jc w:val="center"/>
              <w:rPr>
                <w:rFonts w:ascii="Arial" w:hAnsi="Arial" w:eastAsia="Times New Roman" w:cs="Arial"/>
                <w:sz w:val="24"/>
                <w:szCs w:val="24"/>
                <w:lang w:val="en-US"/>
              </w:rPr>
            </w:pPr>
            <w:r w:rsidRPr="004E7257">
              <w:rPr>
                <w:rFonts w:ascii="Arial" w:hAnsi="Arial" w:eastAsia="Times New Roman" w:cs="Arial"/>
                <w:sz w:val="24"/>
                <w:szCs w:val="24"/>
                <w:rtl/>
                <w:lang w:val="en-US"/>
              </w:rPr>
              <w:t>أقلق كثير</w:t>
            </w:r>
          </w:p>
        </w:tc>
      </w:tr>
      <w:tr w:rsidRPr="004E7257" w:rsidR="004E7257" w:rsidTr="004E7257" w14:paraId="1A88E44D"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5FDA6CCF" w14:textId="77777777">
            <w:pPr>
              <w:spacing w:after="0" w:line="240" w:lineRule="auto"/>
              <w:jc w:val="center"/>
              <w:rPr>
                <w:rFonts w:ascii="Arial" w:hAnsi="Arial" w:eastAsia="Times New Roman" w:cs="Arial"/>
                <w:sz w:val="24"/>
                <w:szCs w:val="24"/>
                <w:lang w:val="en-US"/>
              </w:rPr>
            </w:pPr>
            <w:r w:rsidRPr="004E7257">
              <w:rPr>
                <w:rFonts w:ascii="Arial" w:hAnsi="Arial" w:eastAsia="Times New Roman" w:cs="Arial"/>
                <w:sz w:val="24"/>
                <w:szCs w:val="24"/>
                <w:lang w:val="en-US"/>
              </w:rPr>
              <w:t>I am helpful if someone is hurt, upset or feeling ill</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598D3DCE" w14:textId="77777777">
            <w:pPr>
              <w:spacing w:after="0" w:line="240" w:lineRule="auto"/>
              <w:jc w:val="center"/>
              <w:rPr>
                <w:rFonts w:ascii="Arial" w:hAnsi="Arial" w:eastAsia="Times New Roman" w:cs="Arial"/>
                <w:sz w:val="24"/>
                <w:szCs w:val="24"/>
                <w:lang w:val="en-US"/>
              </w:rPr>
            </w:pPr>
            <w:r w:rsidRPr="004E7257">
              <w:rPr>
                <w:rFonts w:ascii="Arial" w:hAnsi="Arial" w:eastAsia="Times New Roman" w:cs="Arial"/>
                <w:sz w:val="24"/>
                <w:szCs w:val="24"/>
                <w:rtl/>
                <w:lang w:val="en-US"/>
              </w:rPr>
              <w:t>أساعد الآخرين إذا ما حدث لأحدهم مكروه</w:t>
            </w:r>
          </w:p>
        </w:tc>
      </w:tr>
      <w:tr w:rsidRPr="004E7257" w:rsidR="004E7257" w:rsidTr="004E7257" w14:paraId="5C2EC313"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10AB16FF" w14:textId="77777777">
            <w:pPr>
              <w:spacing w:after="0" w:line="240" w:lineRule="auto"/>
              <w:jc w:val="center"/>
              <w:rPr>
                <w:rFonts w:ascii="Arial" w:hAnsi="Arial" w:eastAsia="Times New Roman" w:cs="Arial"/>
                <w:sz w:val="24"/>
                <w:szCs w:val="24"/>
                <w:lang w:val="en-US"/>
              </w:rPr>
            </w:pPr>
            <w:r w:rsidRPr="004E7257">
              <w:rPr>
                <w:rFonts w:ascii="Arial" w:hAnsi="Arial" w:eastAsia="Times New Roman" w:cs="Arial"/>
                <w:sz w:val="24"/>
                <w:szCs w:val="24"/>
                <w:lang w:val="en-US"/>
              </w:rPr>
              <w:t>I am constantly fidgeting or squirming</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0E9DF0E2" w14:textId="77777777">
            <w:pPr>
              <w:spacing w:after="0" w:line="240" w:lineRule="auto"/>
              <w:jc w:val="center"/>
              <w:rPr>
                <w:rFonts w:ascii="Arial" w:hAnsi="Arial" w:eastAsia="Times New Roman" w:cs="Arial"/>
                <w:sz w:val="24"/>
                <w:szCs w:val="24"/>
                <w:lang w:val="en-US"/>
              </w:rPr>
            </w:pPr>
            <w:r w:rsidRPr="004E7257">
              <w:rPr>
                <w:rFonts w:ascii="Arial" w:hAnsi="Arial" w:eastAsia="Times New Roman" w:cs="Arial"/>
                <w:sz w:val="24"/>
                <w:szCs w:val="24"/>
                <w:rtl/>
                <w:lang w:val="en-US"/>
              </w:rPr>
              <w:t>أتململ وأتلوى (أتقلقل وجسدي يتحرك) باستمرار أثناء جلوسي</w:t>
            </w:r>
          </w:p>
        </w:tc>
      </w:tr>
      <w:tr w:rsidRPr="004E7257" w:rsidR="004E7257" w:rsidTr="004E7257" w14:paraId="6944E78B"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08FE99DB" w14:textId="77777777">
            <w:pPr>
              <w:spacing w:after="0" w:line="240" w:lineRule="auto"/>
              <w:jc w:val="center"/>
              <w:rPr>
                <w:rFonts w:ascii="Arial" w:hAnsi="Arial" w:eastAsia="Times New Roman" w:cs="Arial"/>
                <w:sz w:val="24"/>
                <w:szCs w:val="24"/>
                <w:lang w:val="en-US"/>
              </w:rPr>
            </w:pPr>
            <w:r w:rsidRPr="004E7257">
              <w:rPr>
                <w:rFonts w:ascii="Arial" w:hAnsi="Arial" w:eastAsia="Times New Roman" w:cs="Arial"/>
                <w:sz w:val="24"/>
                <w:szCs w:val="24"/>
                <w:lang w:val="en-US"/>
              </w:rPr>
              <w:t>I have one good friend or more</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2A6113E4" w14:textId="77777777">
            <w:pPr>
              <w:spacing w:after="0" w:line="240" w:lineRule="auto"/>
              <w:jc w:val="center"/>
              <w:rPr>
                <w:rFonts w:ascii="Arial" w:hAnsi="Arial" w:eastAsia="Times New Roman" w:cs="Arial"/>
                <w:sz w:val="24"/>
                <w:szCs w:val="24"/>
                <w:lang w:val="en-US"/>
              </w:rPr>
            </w:pPr>
            <w:r w:rsidRPr="004E7257">
              <w:rPr>
                <w:rFonts w:ascii="Arial" w:hAnsi="Arial" w:eastAsia="Times New Roman" w:cs="Arial"/>
                <w:sz w:val="24"/>
                <w:szCs w:val="24"/>
                <w:rtl/>
                <w:lang w:val="en-US"/>
              </w:rPr>
              <w:t>لدي صديق عزيز واحد أو أكثر</w:t>
            </w:r>
          </w:p>
        </w:tc>
      </w:tr>
      <w:tr w:rsidRPr="004E7257" w:rsidR="004E7257" w:rsidTr="004E7257" w14:paraId="492F32CA"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1373B7E9" w14:textId="77777777">
            <w:pPr>
              <w:spacing w:after="0" w:line="240" w:lineRule="auto"/>
              <w:jc w:val="center"/>
              <w:rPr>
                <w:rFonts w:ascii="Arial" w:hAnsi="Arial" w:eastAsia="Times New Roman" w:cs="Arial"/>
                <w:sz w:val="24"/>
                <w:szCs w:val="24"/>
                <w:lang w:val="en-US"/>
              </w:rPr>
            </w:pPr>
            <w:r w:rsidRPr="004E7257">
              <w:rPr>
                <w:rFonts w:ascii="Arial" w:hAnsi="Arial" w:eastAsia="Times New Roman" w:cs="Arial"/>
                <w:sz w:val="24"/>
                <w:szCs w:val="24"/>
                <w:lang w:val="en-US"/>
              </w:rPr>
              <w:t>I fight a lot. I can make other people do what I want</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59631526" w14:textId="77777777">
            <w:pPr>
              <w:spacing w:after="0" w:line="240" w:lineRule="auto"/>
              <w:jc w:val="center"/>
              <w:rPr>
                <w:rFonts w:ascii="Arial" w:hAnsi="Arial" w:eastAsia="Times New Roman" w:cs="Arial"/>
                <w:sz w:val="24"/>
                <w:szCs w:val="24"/>
                <w:lang w:val="en-US"/>
              </w:rPr>
            </w:pPr>
            <w:r w:rsidRPr="004E7257">
              <w:rPr>
                <w:rFonts w:ascii="Arial" w:hAnsi="Arial" w:eastAsia="Times New Roman" w:cs="Arial"/>
                <w:sz w:val="24"/>
                <w:szCs w:val="24"/>
                <w:rtl/>
                <w:lang w:val="en-US"/>
              </w:rPr>
              <w:t>تعارك كثيرا. أتسلط على الآخرين وأجعلهم ينفذون ما أريد</w:t>
            </w:r>
          </w:p>
        </w:tc>
      </w:tr>
      <w:tr w:rsidRPr="004E7257" w:rsidR="004E7257" w:rsidTr="004E7257" w14:paraId="356AB373"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32BC3D02" w14:textId="77777777">
            <w:pPr>
              <w:spacing w:after="0" w:line="240" w:lineRule="auto"/>
              <w:jc w:val="center"/>
              <w:rPr>
                <w:rFonts w:ascii="Arial" w:hAnsi="Arial" w:eastAsia="Times New Roman" w:cs="Arial"/>
                <w:sz w:val="24"/>
                <w:szCs w:val="24"/>
                <w:lang w:val="en-US"/>
              </w:rPr>
            </w:pPr>
            <w:r w:rsidRPr="004E7257">
              <w:rPr>
                <w:rFonts w:ascii="Arial" w:hAnsi="Arial" w:eastAsia="Times New Roman" w:cs="Arial"/>
                <w:sz w:val="24"/>
                <w:szCs w:val="24"/>
                <w:lang w:val="en-US"/>
              </w:rPr>
              <w:t>I am often unhappy, depressed or tearful</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7A7D5675" w14:textId="77777777">
            <w:pPr>
              <w:spacing w:after="0" w:line="240" w:lineRule="auto"/>
              <w:jc w:val="center"/>
              <w:rPr>
                <w:rFonts w:ascii="Arial" w:hAnsi="Arial" w:eastAsia="Times New Roman" w:cs="Arial"/>
                <w:sz w:val="24"/>
                <w:szCs w:val="24"/>
                <w:lang w:val="en-US"/>
              </w:rPr>
            </w:pPr>
            <w:r w:rsidRPr="004E7257">
              <w:rPr>
                <w:rFonts w:ascii="Arial" w:hAnsi="Arial" w:eastAsia="Times New Roman" w:cs="Arial"/>
                <w:sz w:val="24"/>
                <w:szCs w:val="24"/>
                <w:rtl/>
                <w:lang w:val="en-US"/>
              </w:rPr>
              <w:t>كثيرا ما أكون غير سعيد، حزين، أو سريع البكاء</w:t>
            </w:r>
          </w:p>
        </w:tc>
      </w:tr>
      <w:tr w:rsidRPr="004E7257" w:rsidR="004E7257" w:rsidTr="004E7257" w14:paraId="1C9FD4CF"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597320D0" w14:textId="77777777">
            <w:pPr>
              <w:spacing w:after="0" w:line="240" w:lineRule="auto"/>
              <w:jc w:val="center"/>
              <w:rPr>
                <w:rFonts w:ascii="Arial" w:hAnsi="Arial" w:eastAsia="Times New Roman" w:cs="Arial"/>
                <w:sz w:val="24"/>
                <w:szCs w:val="24"/>
                <w:lang w:val="en-US"/>
              </w:rPr>
            </w:pPr>
            <w:r w:rsidRPr="004E7257">
              <w:rPr>
                <w:rFonts w:ascii="Arial" w:hAnsi="Arial" w:eastAsia="Times New Roman" w:cs="Arial"/>
                <w:sz w:val="24"/>
                <w:szCs w:val="24"/>
                <w:lang w:val="en-US"/>
              </w:rPr>
              <w:t>Other people my age generally like me</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30BEA3D4" w14:textId="77777777">
            <w:pPr>
              <w:spacing w:after="0" w:line="240" w:lineRule="auto"/>
              <w:jc w:val="center"/>
              <w:rPr>
                <w:rFonts w:ascii="Arial" w:hAnsi="Arial" w:eastAsia="Times New Roman" w:cs="Arial"/>
                <w:sz w:val="24"/>
                <w:szCs w:val="24"/>
                <w:lang w:val="en-US"/>
              </w:rPr>
            </w:pPr>
            <w:r w:rsidRPr="004E7257">
              <w:rPr>
                <w:rFonts w:ascii="Arial" w:hAnsi="Arial" w:eastAsia="Times New Roman" w:cs="Arial"/>
                <w:sz w:val="24"/>
                <w:szCs w:val="24"/>
                <w:rtl/>
                <w:lang w:val="en-US"/>
              </w:rPr>
              <w:t>بشكل عام من هم في سني يحبونني</w:t>
            </w:r>
          </w:p>
        </w:tc>
      </w:tr>
      <w:tr w:rsidRPr="004E7257" w:rsidR="004E7257" w:rsidTr="004E7257" w14:paraId="1DB41E0B"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3AB3C60B" w14:textId="77777777">
            <w:pPr>
              <w:spacing w:after="0" w:line="240" w:lineRule="auto"/>
              <w:jc w:val="center"/>
              <w:rPr>
                <w:rFonts w:ascii="Arial" w:hAnsi="Arial" w:eastAsia="Times New Roman" w:cs="Arial"/>
                <w:sz w:val="24"/>
                <w:szCs w:val="24"/>
                <w:lang w:val="en-US"/>
              </w:rPr>
            </w:pPr>
            <w:r w:rsidRPr="004E7257">
              <w:rPr>
                <w:rFonts w:ascii="Arial" w:hAnsi="Arial" w:eastAsia="Times New Roman" w:cs="Arial"/>
                <w:sz w:val="24"/>
                <w:szCs w:val="24"/>
                <w:lang w:val="en-US"/>
              </w:rPr>
              <w:t xml:space="preserve">I am easily </w:t>
            </w:r>
            <w:proofErr w:type="gramStart"/>
            <w:r w:rsidRPr="004E7257">
              <w:rPr>
                <w:rFonts w:ascii="Arial" w:hAnsi="Arial" w:eastAsia="Times New Roman" w:cs="Arial"/>
                <w:sz w:val="24"/>
                <w:szCs w:val="24"/>
                <w:lang w:val="en-US"/>
              </w:rPr>
              <w:t>distracted,</w:t>
            </w:r>
            <w:proofErr w:type="gramEnd"/>
            <w:r w:rsidRPr="004E7257">
              <w:rPr>
                <w:rFonts w:ascii="Arial" w:hAnsi="Arial" w:eastAsia="Times New Roman" w:cs="Arial"/>
                <w:sz w:val="24"/>
                <w:szCs w:val="24"/>
                <w:lang w:val="en-US"/>
              </w:rPr>
              <w:t xml:space="preserve"> I find it difficult to concentrate</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1DC15A5B" w14:textId="77777777">
            <w:pPr>
              <w:spacing w:after="0" w:line="240" w:lineRule="auto"/>
              <w:jc w:val="center"/>
              <w:rPr>
                <w:rFonts w:ascii="Arial" w:hAnsi="Arial" w:eastAsia="Times New Roman" w:cs="Arial"/>
                <w:sz w:val="24"/>
                <w:szCs w:val="24"/>
                <w:lang w:val="en-US"/>
              </w:rPr>
            </w:pPr>
            <w:r w:rsidRPr="004E7257">
              <w:rPr>
                <w:rFonts w:ascii="Arial" w:hAnsi="Arial" w:eastAsia="Times New Roman" w:cs="Arial"/>
                <w:sz w:val="24"/>
                <w:szCs w:val="24"/>
                <w:rtl/>
                <w:lang w:val="en-US"/>
              </w:rPr>
              <w:t>يتشتت انتباهي بسرعة. أجد صعوبة في التركيز</w:t>
            </w:r>
          </w:p>
        </w:tc>
      </w:tr>
      <w:tr w:rsidRPr="004E7257" w:rsidR="004E7257" w:rsidTr="004E7257" w14:paraId="38D55878"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21F13C54" w14:textId="77777777">
            <w:pPr>
              <w:spacing w:after="0" w:line="240" w:lineRule="auto"/>
              <w:jc w:val="center"/>
              <w:rPr>
                <w:rFonts w:ascii="Arial" w:hAnsi="Arial" w:eastAsia="Times New Roman" w:cs="Arial"/>
                <w:sz w:val="24"/>
                <w:szCs w:val="24"/>
                <w:lang w:val="en-US"/>
              </w:rPr>
            </w:pPr>
            <w:r w:rsidRPr="004E7257">
              <w:rPr>
                <w:rFonts w:ascii="Arial" w:hAnsi="Arial" w:eastAsia="Times New Roman" w:cs="Arial"/>
                <w:sz w:val="24"/>
                <w:szCs w:val="24"/>
                <w:lang w:val="en-US"/>
              </w:rPr>
              <w:t>I am nervous in new situations. I easily lose confidence</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3EA41C10" w14:textId="77777777">
            <w:pPr>
              <w:spacing w:after="0" w:line="240" w:lineRule="auto"/>
              <w:jc w:val="center"/>
              <w:rPr>
                <w:rFonts w:ascii="Arial" w:hAnsi="Arial" w:eastAsia="Times New Roman" w:cs="Arial"/>
                <w:sz w:val="24"/>
                <w:szCs w:val="24"/>
                <w:lang w:val="en-US"/>
              </w:rPr>
            </w:pPr>
            <w:r w:rsidRPr="004E7257">
              <w:rPr>
                <w:rFonts w:ascii="Arial" w:hAnsi="Arial" w:eastAsia="Times New Roman" w:cs="Arial"/>
                <w:sz w:val="24"/>
                <w:szCs w:val="24"/>
                <w:rtl/>
                <w:lang w:val="en-US"/>
              </w:rPr>
              <w:t>أنا عصبي في المواقف الجديدة (غير المعتادة). بسهولة أفقد ثقتي بنفسي</w:t>
            </w:r>
          </w:p>
        </w:tc>
      </w:tr>
      <w:tr w:rsidRPr="004E7257" w:rsidR="004E7257" w:rsidTr="004E7257" w14:paraId="70C79A07"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6BAFD872" w14:textId="77777777">
            <w:pPr>
              <w:spacing w:after="0" w:line="240" w:lineRule="auto"/>
              <w:jc w:val="center"/>
              <w:rPr>
                <w:rFonts w:ascii="Arial" w:hAnsi="Arial" w:eastAsia="Times New Roman" w:cs="Arial"/>
                <w:sz w:val="24"/>
                <w:szCs w:val="24"/>
                <w:lang w:val="en-US"/>
              </w:rPr>
            </w:pPr>
            <w:r w:rsidRPr="004E7257">
              <w:rPr>
                <w:rFonts w:ascii="Arial" w:hAnsi="Arial" w:eastAsia="Times New Roman" w:cs="Arial"/>
                <w:sz w:val="24"/>
                <w:szCs w:val="24"/>
                <w:lang w:val="en-US"/>
              </w:rPr>
              <w:t>I am kind to younger children</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540F79FC" w14:textId="77777777">
            <w:pPr>
              <w:spacing w:after="0" w:line="240" w:lineRule="auto"/>
              <w:jc w:val="center"/>
              <w:rPr>
                <w:rFonts w:ascii="Arial" w:hAnsi="Arial" w:eastAsia="Times New Roman" w:cs="Arial"/>
                <w:sz w:val="24"/>
                <w:szCs w:val="24"/>
                <w:lang w:val="en-US"/>
              </w:rPr>
            </w:pPr>
            <w:r w:rsidRPr="004E7257">
              <w:rPr>
                <w:rFonts w:ascii="Arial" w:hAnsi="Arial" w:eastAsia="Times New Roman" w:cs="Arial"/>
                <w:sz w:val="24"/>
                <w:szCs w:val="24"/>
                <w:rtl/>
                <w:lang w:val="en-US"/>
              </w:rPr>
              <w:t>أنا لطيف مع من هم أصغر مني سنا</w:t>
            </w:r>
          </w:p>
        </w:tc>
      </w:tr>
      <w:tr w:rsidRPr="004E7257" w:rsidR="004E7257" w:rsidTr="004E7257" w14:paraId="10716438"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346CE472" w14:textId="77777777">
            <w:pPr>
              <w:spacing w:after="0" w:line="240" w:lineRule="auto"/>
              <w:jc w:val="center"/>
              <w:rPr>
                <w:rFonts w:ascii="Arial" w:hAnsi="Arial" w:eastAsia="Times New Roman" w:cs="Arial"/>
                <w:sz w:val="24"/>
                <w:szCs w:val="24"/>
                <w:lang w:val="en-US"/>
              </w:rPr>
            </w:pPr>
            <w:r w:rsidRPr="004E7257">
              <w:rPr>
                <w:rFonts w:ascii="Arial" w:hAnsi="Arial" w:eastAsia="Times New Roman" w:cs="Arial"/>
                <w:sz w:val="24"/>
                <w:szCs w:val="24"/>
                <w:lang w:val="en-US"/>
              </w:rPr>
              <w:t>I am often accused of lying or cheating</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5084C474" w14:textId="77777777">
            <w:pPr>
              <w:spacing w:after="0" w:line="240" w:lineRule="auto"/>
              <w:jc w:val="center"/>
              <w:rPr>
                <w:rFonts w:ascii="Arial" w:hAnsi="Arial" w:eastAsia="Times New Roman" w:cs="Arial"/>
                <w:sz w:val="24"/>
                <w:szCs w:val="24"/>
                <w:lang w:val="en-US"/>
              </w:rPr>
            </w:pPr>
            <w:r w:rsidRPr="004E7257">
              <w:rPr>
                <w:rFonts w:ascii="Arial" w:hAnsi="Arial" w:eastAsia="Times New Roman" w:cs="Arial"/>
                <w:sz w:val="24"/>
                <w:szCs w:val="24"/>
                <w:rtl/>
                <w:lang w:val="en-US"/>
              </w:rPr>
              <w:t>كثيرا ما يتهمني الآخرون بالكذب أو الخداع</w:t>
            </w:r>
          </w:p>
        </w:tc>
      </w:tr>
      <w:tr w:rsidRPr="004E7257" w:rsidR="004E7257" w:rsidTr="004E7257" w14:paraId="51F453AB"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691E7628" w14:textId="77777777">
            <w:pPr>
              <w:spacing w:after="0" w:line="240" w:lineRule="auto"/>
              <w:jc w:val="center"/>
              <w:rPr>
                <w:rFonts w:ascii="Arial" w:hAnsi="Arial" w:eastAsia="Times New Roman" w:cs="Arial"/>
                <w:sz w:val="24"/>
                <w:szCs w:val="24"/>
                <w:lang w:val="en-US"/>
              </w:rPr>
            </w:pPr>
            <w:r w:rsidRPr="004E7257">
              <w:rPr>
                <w:rFonts w:ascii="Arial" w:hAnsi="Arial" w:eastAsia="Times New Roman" w:cs="Arial"/>
                <w:sz w:val="24"/>
                <w:szCs w:val="24"/>
                <w:lang w:val="en-US"/>
              </w:rPr>
              <w:t>Other children or young people pick on me or bully me</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50A7D71D" w14:textId="77777777">
            <w:pPr>
              <w:spacing w:after="0" w:line="240" w:lineRule="auto"/>
              <w:jc w:val="center"/>
              <w:rPr>
                <w:rFonts w:ascii="Arial" w:hAnsi="Arial" w:eastAsia="Times New Roman" w:cs="Arial"/>
                <w:sz w:val="24"/>
                <w:szCs w:val="24"/>
                <w:lang w:val="en-US"/>
              </w:rPr>
            </w:pPr>
            <w:r w:rsidRPr="004E7257">
              <w:rPr>
                <w:rFonts w:ascii="Arial" w:hAnsi="Arial" w:eastAsia="Times New Roman" w:cs="Arial"/>
                <w:sz w:val="24"/>
                <w:szCs w:val="24"/>
                <w:rtl/>
                <w:lang w:val="en-US"/>
              </w:rPr>
              <w:t>الأطفال الآخرون يسخرون مني أو يتنمرون علي</w:t>
            </w:r>
          </w:p>
        </w:tc>
      </w:tr>
      <w:tr w:rsidRPr="004E7257" w:rsidR="004E7257" w:rsidTr="004E7257" w14:paraId="27900F82"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253AA2AF" w14:textId="77777777">
            <w:pPr>
              <w:spacing w:after="0" w:line="240" w:lineRule="auto"/>
              <w:jc w:val="center"/>
              <w:rPr>
                <w:rFonts w:ascii="Arial" w:hAnsi="Arial" w:eastAsia="Times New Roman" w:cs="Arial"/>
                <w:sz w:val="24"/>
                <w:szCs w:val="24"/>
                <w:lang w:val="en-US"/>
              </w:rPr>
            </w:pPr>
            <w:r w:rsidRPr="004E7257">
              <w:rPr>
                <w:rFonts w:ascii="Arial" w:hAnsi="Arial" w:eastAsia="Times New Roman" w:cs="Arial"/>
                <w:sz w:val="24"/>
                <w:szCs w:val="24"/>
                <w:lang w:val="en-US"/>
              </w:rPr>
              <w:lastRenderedPageBreak/>
              <w:t>I often offer to help others (parents, teachers, children)</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557FEC10" w14:textId="77777777">
            <w:pPr>
              <w:spacing w:after="0" w:line="240" w:lineRule="auto"/>
              <w:jc w:val="center"/>
              <w:rPr>
                <w:rFonts w:ascii="Arial" w:hAnsi="Arial" w:eastAsia="Times New Roman" w:cs="Arial"/>
                <w:sz w:val="24"/>
                <w:szCs w:val="24"/>
                <w:lang w:val="en-US"/>
              </w:rPr>
            </w:pPr>
            <w:r w:rsidRPr="004E7257">
              <w:rPr>
                <w:rFonts w:ascii="Arial" w:hAnsi="Arial" w:eastAsia="Times New Roman" w:cs="Arial"/>
                <w:sz w:val="24"/>
                <w:szCs w:val="24"/>
                <w:rtl/>
                <w:lang w:val="en-US"/>
              </w:rPr>
              <w:t>كثيرا ما أتطوع لمساعدة الآخرين (الوالدين، المدرسين، الأطفال الآخرين)</w:t>
            </w:r>
          </w:p>
        </w:tc>
      </w:tr>
      <w:tr w:rsidRPr="004E7257" w:rsidR="004E7257" w:rsidTr="004E7257" w14:paraId="413BA398"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5CAFC511" w14:textId="77777777">
            <w:pPr>
              <w:spacing w:after="0" w:line="240" w:lineRule="auto"/>
              <w:jc w:val="center"/>
              <w:rPr>
                <w:rFonts w:ascii="Arial" w:hAnsi="Arial" w:eastAsia="Times New Roman" w:cs="Arial"/>
                <w:sz w:val="24"/>
                <w:szCs w:val="24"/>
                <w:lang w:val="en-US"/>
              </w:rPr>
            </w:pPr>
            <w:r w:rsidRPr="004E7257">
              <w:rPr>
                <w:rFonts w:ascii="Arial" w:hAnsi="Arial" w:eastAsia="Times New Roman" w:cs="Arial"/>
                <w:sz w:val="24"/>
                <w:szCs w:val="24"/>
                <w:lang w:val="en-US"/>
              </w:rPr>
              <w:t>I think before I do things</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5E280B05" w14:textId="77777777">
            <w:pPr>
              <w:spacing w:after="0" w:line="240" w:lineRule="auto"/>
              <w:jc w:val="center"/>
              <w:rPr>
                <w:rFonts w:ascii="Arial" w:hAnsi="Arial" w:eastAsia="Times New Roman" w:cs="Arial"/>
                <w:sz w:val="24"/>
                <w:szCs w:val="24"/>
                <w:lang w:val="en-US"/>
              </w:rPr>
            </w:pPr>
            <w:r w:rsidRPr="004E7257">
              <w:rPr>
                <w:rFonts w:ascii="Arial" w:hAnsi="Arial" w:eastAsia="Times New Roman" w:cs="Arial"/>
                <w:sz w:val="24"/>
                <w:szCs w:val="24"/>
                <w:rtl/>
                <w:lang w:val="en-US"/>
              </w:rPr>
              <w:t>أفكر قبل أن أتصرف</w:t>
            </w:r>
          </w:p>
        </w:tc>
      </w:tr>
      <w:tr w:rsidRPr="004E7257" w:rsidR="004E7257" w:rsidTr="004E7257" w14:paraId="3F98347C"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27FFE3D3" w14:textId="77777777">
            <w:pPr>
              <w:spacing w:after="0" w:line="240" w:lineRule="auto"/>
              <w:jc w:val="center"/>
              <w:rPr>
                <w:rFonts w:ascii="Arial" w:hAnsi="Arial" w:eastAsia="Times New Roman" w:cs="Arial"/>
                <w:sz w:val="24"/>
                <w:szCs w:val="24"/>
                <w:lang w:val="en-US"/>
              </w:rPr>
            </w:pPr>
            <w:r w:rsidRPr="004E7257">
              <w:rPr>
                <w:rFonts w:ascii="Arial" w:hAnsi="Arial" w:eastAsia="Times New Roman" w:cs="Arial"/>
                <w:sz w:val="24"/>
                <w:szCs w:val="24"/>
                <w:lang w:val="en-US"/>
              </w:rPr>
              <w:t>I take things that are not mine from home, school or elsewhere</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1ED3D4D2" w14:textId="77777777">
            <w:pPr>
              <w:spacing w:after="0" w:line="240" w:lineRule="auto"/>
              <w:jc w:val="center"/>
              <w:rPr>
                <w:rFonts w:ascii="Arial" w:hAnsi="Arial" w:eastAsia="Times New Roman" w:cs="Arial"/>
                <w:sz w:val="24"/>
                <w:szCs w:val="24"/>
                <w:lang w:val="en-US"/>
              </w:rPr>
            </w:pPr>
            <w:r w:rsidRPr="004E7257">
              <w:rPr>
                <w:rFonts w:ascii="Arial" w:hAnsi="Arial" w:eastAsia="Times New Roman" w:cs="Arial"/>
                <w:sz w:val="24"/>
                <w:szCs w:val="24"/>
                <w:rtl/>
                <w:lang w:val="en-US"/>
              </w:rPr>
              <w:t>آخذ أشياء ليست ملكي من البيت أو المدرسة أو من أماكن أخرى</w:t>
            </w:r>
          </w:p>
        </w:tc>
      </w:tr>
      <w:tr w:rsidRPr="004E7257" w:rsidR="004E7257" w:rsidTr="004E7257" w14:paraId="57CB0734"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4D225BBA" w14:textId="77777777">
            <w:pPr>
              <w:spacing w:after="0" w:line="240" w:lineRule="auto"/>
              <w:jc w:val="center"/>
              <w:rPr>
                <w:rFonts w:ascii="Arial" w:hAnsi="Arial" w:eastAsia="Times New Roman" w:cs="Arial"/>
                <w:sz w:val="24"/>
                <w:szCs w:val="24"/>
                <w:lang w:val="en-US"/>
              </w:rPr>
            </w:pPr>
            <w:r w:rsidRPr="004E7257">
              <w:rPr>
                <w:rFonts w:ascii="Arial" w:hAnsi="Arial" w:eastAsia="Times New Roman" w:cs="Arial"/>
                <w:sz w:val="24"/>
                <w:szCs w:val="24"/>
                <w:lang w:val="en-US"/>
              </w:rPr>
              <w:t>I get along better with adults than with people my own age</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3A25D0E0" w14:textId="77777777">
            <w:pPr>
              <w:spacing w:after="0" w:line="240" w:lineRule="auto"/>
              <w:jc w:val="center"/>
              <w:rPr>
                <w:rFonts w:ascii="Arial" w:hAnsi="Arial" w:eastAsia="Times New Roman" w:cs="Arial"/>
                <w:sz w:val="24"/>
                <w:szCs w:val="24"/>
                <w:lang w:val="en-US"/>
              </w:rPr>
            </w:pPr>
            <w:r w:rsidRPr="004E7257">
              <w:rPr>
                <w:rFonts w:ascii="Arial" w:hAnsi="Arial" w:eastAsia="Times New Roman" w:cs="Arial"/>
                <w:sz w:val="24"/>
                <w:szCs w:val="24"/>
                <w:rtl/>
                <w:lang w:val="en-US"/>
              </w:rPr>
              <w:t>أنسجم بشكل أفضل مع الكبار عنه مع من هم في نفس سني</w:t>
            </w:r>
          </w:p>
        </w:tc>
      </w:tr>
      <w:tr w:rsidRPr="004E7257" w:rsidR="004E7257" w:rsidTr="004E7257" w14:paraId="536E3C1E"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22E029F6" w14:textId="77777777">
            <w:pPr>
              <w:spacing w:after="0" w:line="240" w:lineRule="auto"/>
              <w:jc w:val="center"/>
              <w:rPr>
                <w:rFonts w:ascii="Arial" w:hAnsi="Arial" w:eastAsia="Times New Roman" w:cs="Arial"/>
                <w:sz w:val="24"/>
                <w:szCs w:val="24"/>
                <w:lang w:val="en-US"/>
              </w:rPr>
            </w:pPr>
            <w:r w:rsidRPr="004E7257">
              <w:rPr>
                <w:rFonts w:ascii="Arial" w:hAnsi="Arial" w:eastAsia="Times New Roman" w:cs="Arial"/>
                <w:sz w:val="24"/>
                <w:szCs w:val="24"/>
                <w:lang w:val="en-US"/>
              </w:rPr>
              <w:t>I have many fears, I am easily scared</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0CB69491" w14:textId="77777777">
            <w:pPr>
              <w:spacing w:after="0" w:line="240" w:lineRule="auto"/>
              <w:jc w:val="center"/>
              <w:rPr>
                <w:rFonts w:ascii="Arial" w:hAnsi="Arial" w:eastAsia="Times New Roman" w:cs="Arial"/>
                <w:sz w:val="24"/>
                <w:szCs w:val="24"/>
                <w:lang w:val="en-US"/>
              </w:rPr>
            </w:pPr>
            <w:r w:rsidRPr="004E7257">
              <w:rPr>
                <w:rFonts w:ascii="Arial" w:hAnsi="Arial" w:eastAsia="Times New Roman" w:cs="Arial"/>
                <w:sz w:val="24"/>
                <w:szCs w:val="24"/>
                <w:rtl/>
                <w:lang w:val="en-US"/>
              </w:rPr>
              <w:t>لدي مخاوف كثيرة . من السهل تخويفي</w:t>
            </w:r>
          </w:p>
        </w:tc>
      </w:tr>
      <w:tr w:rsidRPr="004E7257" w:rsidR="004E7257" w:rsidTr="004E7257" w14:paraId="6F4D5954"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470522A4" w14:textId="77777777">
            <w:pPr>
              <w:spacing w:after="0" w:line="240" w:lineRule="auto"/>
              <w:jc w:val="center"/>
              <w:rPr>
                <w:rFonts w:ascii="Arial" w:hAnsi="Arial" w:eastAsia="Times New Roman" w:cs="Arial"/>
                <w:sz w:val="24"/>
                <w:szCs w:val="24"/>
                <w:lang w:val="en-US"/>
              </w:rPr>
            </w:pPr>
            <w:r w:rsidRPr="004E7257">
              <w:rPr>
                <w:rFonts w:ascii="Arial" w:hAnsi="Arial" w:eastAsia="Times New Roman" w:cs="Arial"/>
                <w:sz w:val="24"/>
                <w:szCs w:val="24"/>
                <w:lang w:val="en-US"/>
              </w:rPr>
              <w:t>I finish the work I'm doing. My attention is good</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4E7257" w:rsidR="004E7257" w:rsidP="004E7257" w:rsidRDefault="004E7257" w14:paraId="2B0EBBF4" w14:textId="77777777">
            <w:pPr>
              <w:spacing w:after="0" w:line="240" w:lineRule="auto"/>
              <w:jc w:val="center"/>
              <w:rPr>
                <w:rFonts w:ascii="Arial" w:hAnsi="Arial" w:eastAsia="Times New Roman" w:cs="Arial"/>
                <w:sz w:val="24"/>
                <w:szCs w:val="24"/>
                <w:lang w:val="en-US"/>
              </w:rPr>
            </w:pPr>
            <w:r w:rsidRPr="004E7257">
              <w:rPr>
                <w:rFonts w:ascii="Arial" w:hAnsi="Arial" w:eastAsia="Times New Roman" w:cs="Arial"/>
                <w:sz w:val="24"/>
                <w:szCs w:val="24"/>
                <w:rtl/>
                <w:lang w:val="en-US"/>
              </w:rPr>
              <w:t>أكمل العمل الذي أقوم به حتى النهاية . انتباهي جيد</w:t>
            </w:r>
          </w:p>
        </w:tc>
      </w:tr>
    </w:tbl>
    <w:p w:rsidRPr="004E7257" w:rsidR="004E7257" w:rsidRDefault="004E7257" w14:paraId="7E4CFFA6" w14:textId="77777777">
      <w:pPr>
        <w:rPr>
          <w:rFonts w:ascii="Times New Roman" w:hAnsi="Times New Roman" w:cs="Times New Roman"/>
          <w:sz w:val="24"/>
          <w:szCs w:val="24"/>
          <w:lang w:val="en-US"/>
        </w:rPr>
      </w:pPr>
    </w:p>
    <w:sectPr w:rsidRPr="004E7257" w:rsidR="004E7257" w:rsidSect="0034420A">
      <w:headerReference w:type="default" r:id="rId75"/>
      <w:footerReference w:type="default" r:id="rId76"/>
      <w:pgSz w:w="11906" w:h="16838" w:orient="portrait"/>
      <w:pgMar w:top="1440" w:right="1440" w:bottom="1440" w:left="1440" w:header="720" w:footer="720" w:gutter="0"/>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nitials="RAS" w:author="Roula Abi Saad" w:date="2021-07-28T09:31:00Z" w:id="27">
    <w:p w:rsidR="00EB4C55" w:rsidRDefault="00EB4C55" w14:paraId="37735190" w14:textId="7C251EC8">
      <w:pPr>
        <w:pStyle w:val="CommentText"/>
      </w:pPr>
      <w:r>
        <w:rPr>
          <w:rStyle w:val="CommentReference"/>
        </w:rPr>
        <w:annotationRef/>
      </w:r>
      <w:r>
        <w:fldChar w:fldCharType="begin"/>
      </w:r>
      <w:r>
        <w:instrText xml:space="preserve"> HYPERLINK "mailto:ybeydoun@unicef.org" </w:instrText>
      </w:r>
      <w:bookmarkStart w:name="_@_1F98D6DCB47E4D3587357168992A6B44Z" w:id="28"/>
      <w:r w:rsidRPr="00FB6B32">
        <w:rPr>
          <w:rStyle w:val="Mention"/>
        </w:rPr>
        <w:fldChar w:fldCharType="separate"/>
      </w:r>
      <w:bookmarkEnd w:id="28"/>
      <w:r w:rsidRPr="00FB6B32">
        <w:rPr>
          <w:rStyle w:val="Mention"/>
          <w:noProof/>
        </w:rPr>
        <w:t>@Yosr Beydoun</w:t>
      </w:r>
      <w:r>
        <w:fldChar w:fldCharType="end"/>
      </w:r>
      <w:r w:rsidR="00FB6B32">
        <w:t xml:space="preserve"> please confirm</w:t>
      </w:r>
    </w:p>
  </w:comment>
  <w:comment w:initials="RAS" w:author="Roula Abi Saad" w:date="2021-07-28T09:35:00Z" w:id="85">
    <w:p w:rsidR="00B224E8" w:rsidRDefault="00B224E8" w14:paraId="18431EBA" w14:textId="17FEAD08">
      <w:pPr>
        <w:pStyle w:val="CommentText"/>
      </w:pPr>
      <w:r>
        <w:rPr>
          <w:rStyle w:val="CommentReference"/>
        </w:rPr>
        <w:annotationRef/>
      </w:r>
      <w:r>
        <w:fldChar w:fldCharType="begin"/>
      </w:r>
      <w:r>
        <w:instrText xml:space="preserve"> HYPERLINK "mailto:ybeydoun@unicef.org" </w:instrText>
      </w:r>
      <w:bookmarkStart w:name="_@_C65EDFB418D4492ABD4AB5AF1BB24A94Z" w:id="87"/>
      <w:r w:rsidRPr="00B224E8">
        <w:rPr>
          <w:rStyle w:val="Mention"/>
        </w:rPr>
        <w:fldChar w:fldCharType="separate"/>
      </w:r>
      <w:bookmarkEnd w:id="87"/>
      <w:r w:rsidRPr="00B224E8">
        <w:rPr>
          <w:rStyle w:val="Mention"/>
          <w:noProof/>
        </w:rPr>
        <w:t>@Yosr Beydoun</w:t>
      </w:r>
      <w:r>
        <w:fldChar w:fldCharType="end"/>
      </w:r>
      <w:r>
        <w:t xml:space="preserve"> that was available in the previous version. Not sure </w:t>
      </w:r>
      <w:proofErr w:type="spellStart"/>
      <w:r>
        <w:t>wy</w:t>
      </w:r>
      <w:proofErr w:type="spellEnd"/>
      <w:r>
        <w:t xml:space="preserve"> it </w:t>
      </w:r>
      <w:proofErr w:type="gramStart"/>
      <w:r>
        <w:t>changed</w:t>
      </w:r>
      <w:proofErr w:type="gramEnd"/>
      <w:r>
        <w:t xml:space="preserve"> and partner can’t </w:t>
      </w:r>
      <w:proofErr w:type="spellStart"/>
      <w:r>
        <w:t>cick</w:t>
      </w:r>
      <w:proofErr w:type="spellEnd"/>
      <w:r>
        <w:t xml:space="preserve"> now to see the app and put his actions</w:t>
      </w:r>
      <w:r w:rsidR="00976093">
        <w:t>!!!</w:t>
      </w:r>
    </w:p>
  </w:comment>
  <w:comment w:initials="RAS" w:author="Roula Abi Saad" w:date="2021-07-28T09:35:00Z" w:id="86">
    <w:p w:rsidR="00976093" w:rsidRDefault="00976093" w14:paraId="6DC7521C" w14:textId="12A5E885">
      <w:pPr>
        <w:pStyle w:val="CommentText"/>
      </w:pPr>
      <w:r>
        <w:rPr>
          <w:rStyle w:val="CommentReference"/>
        </w:rPr>
        <w:annotationRef/>
      </w:r>
    </w:p>
  </w:comment>
  <w:comment w:initials="YB" w:author="Yosr Beydoun" w:date="2021-07-28T20:18:06" w:id="133077002">
    <w:p w:rsidR="0E5C349B" w:rsidRDefault="0E5C349B" w14:paraId="452D7D17" w14:textId="0979EE0C">
      <w:pPr>
        <w:pStyle w:val="CommentText"/>
      </w:pPr>
      <w:r>
        <w:fldChar w:fldCharType="begin"/>
      </w:r>
      <w:r>
        <w:instrText xml:space="preserve"> HYPERLINK "mailto:rabisaad@unicef.org"</w:instrText>
      </w:r>
      <w:bookmarkStart w:name="_@_5158FF597B734626A318B5B1C485CAE5Z" w:id="615477313"/>
      <w:r>
        <w:fldChar w:fldCharType="separate"/>
      </w:r>
      <w:bookmarkEnd w:id="615477313"/>
      <w:r w:rsidRPr="0E5C349B" w:rsidR="0E5C349B">
        <w:rPr>
          <w:rStyle w:val="Mention"/>
          <w:noProof/>
        </w:rPr>
        <w:t>@Roula Abi Saad</w:t>
      </w:r>
      <w:r>
        <w:fldChar w:fldCharType="end"/>
      </w:r>
      <w:r w:rsidR="0E5C349B">
        <w:rPr/>
        <w:t xml:space="preserve"> kindly will reply by email regarding this. please wait till tomorrow</w:t>
      </w:r>
      <w:r>
        <w:rPr>
          <w:rStyle w:val="CommentReference"/>
        </w:rPr>
        <w:annotationRef/>
      </w:r>
    </w:p>
  </w:comment>
</w:comments>
</file>

<file path=word/commentsExtended.xml><?xml version="1.0" encoding="utf-8"?>
<w15:commentsEx xmlns:mc="http://schemas.openxmlformats.org/markup-compatibility/2006" xmlns:w15="http://schemas.microsoft.com/office/word/2012/wordml" mc:Ignorable="w15">
  <w15:commentEx w15:done="0" w15:paraId="37735190"/>
  <w15:commentEx w15:done="0" w15:paraId="18431EBA"/>
  <w15:commentEx w15:done="0" w15:paraId="6DC7521C" w15:paraIdParent="18431EBA"/>
  <w15:commentEx w15:done="0" w15:paraId="452D7D17" w15:paraIdParent="37735190"/>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4ABA28E" w16cex:dateUtc="2021-07-28T06:31:00Z"/>
  <w16cex:commentExtensible w16cex:durableId="24ABA34E" w16cex:dateUtc="2021-07-28T06:35:00Z"/>
  <w16cex:commentExtensible w16cex:durableId="24ABA36D" w16cex:dateUtc="2021-07-28T06:35:00Z"/>
  <w16cex:commentExtensible w16cex:durableId="49B55CF9" w16cex:dateUtc="2021-07-28T17:18:06.842Z"/>
</w16cex:commentsExtensible>
</file>

<file path=word/commentsIds.xml><?xml version="1.0" encoding="utf-8"?>
<w16cid:commentsIds xmlns:mc="http://schemas.openxmlformats.org/markup-compatibility/2006" xmlns:w16cid="http://schemas.microsoft.com/office/word/2016/wordml/cid" mc:Ignorable="w16cid">
  <w16cid:commentId w16cid:paraId="37735190" w16cid:durableId="24ABA28E"/>
  <w16cid:commentId w16cid:paraId="18431EBA" w16cid:durableId="24ABA34E"/>
  <w16cid:commentId w16cid:paraId="6DC7521C" w16cid:durableId="24ABA36D"/>
  <w16cid:commentId w16cid:paraId="452D7D17" w16cid:durableId="49B55CF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0B1D1D" w:rsidP="0084728F" w:rsidRDefault="000B1D1D" w14:paraId="5E9ACE15" w14:textId="77777777">
      <w:pPr>
        <w:spacing w:after="0" w:line="240" w:lineRule="auto"/>
      </w:pPr>
      <w:r>
        <w:separator/>
      </w:r>
    </w:p>
  </w:endnote>
  <w:endnote w:type="continuationSeparator" w:id="0">
    <w:p w:rsidR="000B1D1D" w:rsidP="0084728F" w:rsidRDefault="000B1D1D" w14:paraId="1564178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004270793"/>
      <w:docPartObj>
        <w:docPartGallery w:val="Page Numbers (Bottom of Page)"/>
        <w:docPartUnique/>
      </w:docPartObj>
    </w:sdtPr>
    <w:sdtEndPr>
      <w:rPr>
        <w:noProof/>
      </w:rPr>
    </w:sdtEndPr>
    <w:sdtContent>
      <w:p w:rsidR="00625D18" w:rsidRDefault="00625D18" w14:paraId="040D0849" w14:textId="6258AC66">
        <w:pPr>
          <w:pStyle w:val="Footer"/>
          <w:jc w:val="center"/>
        </w:pPr>
        <w:r>
          <w:rPr>
            <w:color w:val="2B579A"/>
            <w:shd w:val="clear" w:color="auto" w:fill="E6E6E6"/>
          </w:rPr>
          <w:fldChar w:fldCharType="begin"/>
        </w:r>
        <w:r>
          <w:instrText xml:space="preserve"> PAGE   \* MERGEFORMAT </w:instrText>
        </w:r>
        <w:r>
          <w:rPr>
            <w:color w:val="2B579A"/>
            <w:shd w:val="clear" w:color="auto" w:fill="E6E6E6"/>
          </w:rPr>
          <w:fldChar w:fldCharType="separate"/>
        </w:r>
        <w:r>
          <w:rPr>
            <w:noProof/>
          </w:rPr>
          <w:t>8</w:t>
        </w:r>
        <w:r>
          <w:rPr>
            <w:noProof/>
            <w:color w:val="2B579A"/>
            <w:shd w:val="clear" w:color="auto" w:fill="E6E6E6"/>
          </w:rPr>
          <w:fldChar w:fldCharType="end"/>
        </w:r>
      </w:p>
    </w:sdtContent>
  </w:sdt>
  <w:p w:rsidR="00625D18" w:rsidRDefault="00625D18" w14:paraId="355B1E23"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0B1D1D" w:rsidP="0084728F" w:rsidRDefault="000B1D1D" w14:paraId="1B293A81" w14:textId="77777777">
      <w:pPr>
        <w:spacing w:after="0" w:line="240" w:lineRule="auto"/>
      </w:pPr>
      <w:r>
        <w:separator/>
      </w:r>
    </w:p>
  </w:footnote>
  <w:footnote w:type="continuationSeparator" w:id="0">
    <w:p w:rsidR="000B1D1D" w:rsidP="0084728F" w:rsidRDefault="000B1D1D" w14:paraId="44EB95ED" w14:textId="77777777">
      <w:pPr>
        <w:spacing w:after="0" w:line="240" w:lineRule="auto"/>
      </w:pPr>
      <w:r>
        <w:continuationSeparator/>
      </w:r>
    </w:p>
  </w:footnote>
  <w:footnote w:id="1">
    <w:p w:rsidRPr="009225B6" w:rsidR="00625D18" w:rsidP="008E3B88" w:rsidRDefault="00625D18" w14:paraId="2601036D" w14:textId="76708D90">
      <w:pPr>
        <w:spacing w:after="0" w:line="240" w:lineRule="auto"/>
        <w:rPr>
          <w:rFonts w:ascii="Times New Roman" w:hAnsi="Times New Roman" w:cs="Times New Roman"/>
          <w:sz w:val="20"/>
          <w:szCs w:val="20"/>
        </w:rPr>
      </w:pPr>
      <w:r w:rsidRPr="009225B6">
        <w:rPr>
          <w:rStyle w:val="FootnoteReference"/>
          <w:rFonts w:ascii="Times New Roman" w:hAnsi="Times New Roman" w:cs="Times New Roman"/>
          <w:sz w:val="20"/>
          <w:szCs w:val="20"/>
        </w:rPr>
        <w:footnoteRef/>
      </w:r>
      <w:r w:rsidRPr="009225B6">
        <w:rPr>
          <w:rFonts w:ascii="Times New Roman" w:hAnsi="Times New Roman" w:cs="Times New Roman"/>
          <w:sz w:val="20"/>
          <w:szCs w:val="20"/>
        </w:rPr>
        <w:t xml:space="preserve"> For the profiles of the facilitators, please refer to Guidance Notes - PSS Intervention in Lebanon – Final version 201</w:t>
      </w:r>
      <w:r>
        <w:rPr>
          <w:rFonts w:ascii="Times New Roman" w:hAnsi="Times New Roman" w:cs="Times New Roman"/>
          <w:sz w:val="20"/>
          <w:szCs w:val="20"/>
        </w:rPr>
        <w:t>8</w:t>
      </w:r>
      <w:r w:rsidRPr="009225B6">
        <w:rPr>
          <w:rFonts w:ascii="Times New Roman" w:hAnsi="Times New Roman" w:cs="Times New Roman"/>
          <w:sz w:val="20"/>
          <w:szCs w:val="20"/>
        </w:rPr>
        <w:t>; Annex II -</w:t>
      </w:r>
      <w:r w:rsidRPr="009225B6">
        <w:rPr>
          <w:rFonts w:ascii="Times New Roman" w:hAnsi="Times New Roman" w:cs="Times New Roman"/>
          <w:i/>
          <w:sz w:val="20"/>
          <w:szCs w:val="20"/>
        </w:rPr>
        <w:t xml:space="preserve"> </w:t>
      </w:r>
      <w:r w:rsidRPr="009225B6">
        <w:rPr>
          <w:rFonts w:ascii="Times New Roman" w:hAnsi="Times New Roman" w:cs="Times New Roman"/>
          <w:sz w:val="20"/>
          <w:szCs w:val="20"/>
        </w:rPr>
        <w:t>TOR for Focused Non-Specialized PSS Facilitator</w:t>
      </w:r>
    </w:p>
    <w:p w:rsidRPr="008E3B88" w:rsidR="00625D18" w:rsidP="009225B6" w:rsidRDefault="00625D18" w14:paraId="3676AB9E" w14:textId="1CB6A5BD">
      <w:pPr>
        <w:pStyle w:val="Header"/>
      </w:pPr>
    </w:p>
  </w:footnote>
  <w:footnote w:id="2">
    <w:p w:rsidRPr="009225B6" w:rsidR="00625D18" w:rsidP="009225B6" w:rsidRDefault="00625D18" w14:paraId="7B494BCF" w14:textId="56F3C678">
      <w:pPr>
        <w:pStyle w:val="Header"/>
        <w:rPr>
          <w:rFonts w:ascii="Times New Roman" w:hAnsi="Times New Roman" w:cs="Times New Roman"/>
          <w:sz w:val="20"/>
          <w:szCs w:val="20"/>
        </w:rPr>
      </w:pPr>
      <w:r w:rsidRPr="009225B6">
        <w:rPr>
          <w:rStyle w:val="FootnoteReference"/>
          <w:rFonts w:ascii="Times New Roman" w:hAnsi="Times New Roman" w:cs="Times New Roman"/>
          <w:sz w:val="20"/>
          <w:szCs w:val="20"/>
        </w:rPr>
        <w:footnoteRef/>
      </w:r>
      <w:r w:rsidRPr="009225B6">
        <w:rPr>
          <w:rFonts w:ascii="Times New Roman" w:hAnsi="Times New Roman" w:cs="Times New Roman"/>
          <w:sz w:val="20"/>
          <w:szCs w:val="20"/>
        </w:rPr>
        <w:t xml:space="preserve"> </w:t>
      </w:r>
      <w:r w:rsidRPr="009225B6">
        <w:rPr>
          <w:rFonts w:ascii="Times New Roman" w:hAnsi="Times New Roman" w:cs="Times New Roman"/>
          <w:sz w:val="20"/>
          <w:szCs w:val="20"/>
          <w:lang w:val="en-US"/>
        </w:rPr>
        <w:t xml:space="preserve">For definition and further understanding of the focused PSS support </w:t>
      </w:r>
      <w:proofErr w:type="spellStart"/>
      <w:r w:rsidRPr="009225B6">
        <w:rPr>
          <w:rFonts w:ascii="Times New Roman" w:hAnsi="Times New Roman" w:cs="Times New Roman"/>
          <w:sz w:val="20"/>
          <w:szCs w:val="20"/>
          <w:lang w:val="en-US"/>
        </w:rPr>
        <w:t>programmes</w:t>
      </w:r>
      <w:proofErr w:type="spellEnd"/>
      <w:r w:rsidRPr="009225B6">
        <w:rPr>
          <w:rFonts w:ascii="Times New Roman" w:hAnsi="Times New Roman" w:cs="Times New Roman"/>
          <w:sz w:val="20"/>
          <w:szCs w:val="20"/>
          <w:lang w:val="en-US"/>
        </w:rPr>
        <w:t xml:space="preserve">, please refer to the </w:t>
      </w:r>
      <w:r w:rsidRPr="009225B6">
        <w:rPr>
          <w:rFonts w:ascii="Times New Roman" w:hAnsi="Times New Roman" w:cs="Times New Roman"/>
          <w:sz w:val="20"/>
          <w:szCs w:val="20"/>
        </w:rPr>
        <w:t>Guidance Notes - PSS Intervention in Lebanon – Final version 201</w:t>
      </w:r>
      <w:r>
        <w:rPr>
          <w:rFonts w:ascii="Times New Roman" w:hAnsi="Times New Roman" w:cs="Times New Roman"/>
          <w:sz w:val="20"/>
          <w:szCs w:val="20"/>
        </w:rPr>
        <w:t>8</w:t>
      </w:r>
    </w:p>
    <w:p w:rsidRPr="009225B6" w:rsidR="00625D18" w:rsidRDefault="00625D18" w14:paraId="2870D343" w14:textId="0D5E7208">
      <w:pPr>
        <w:pStyle w:val="FootnoteText"/>
      </w:pPr>
    </w:p>
  </w:footnote>
  <w:footnote w:id="3">
    <w:p w:rsidRPr="0084728F" w:rsidR="00625D18" w:rsidRDefault="00625D18" w14:paraId="41B11659" w14:textId="77777777">
      <w:pPr>
        <w:pStyle w:val="FootnoteText"/>
        <w:rPr>
          <w:lang w:val="en-US"/>
        </w:rPr>
      </w:pPr>
      <w:r>
        <w:rPr>
          <w:rStyle w:val="FootnoteReference"/>
        </w:rPr>
        <w:footnoteRef/>
      </w:r>
      <w:r>
        <w:t xml:space="preserve"> See glossary annexed below.</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p w:rsidRPr="00CE6D7D" w:rsidR="00625D18" w:rsidP="00CE6D7D" w:rsidRDefault="00625D18" w14:paraId="35603A95" w14:textId="56E5BD64">
    <w:pPr>
      <w:rPr>
        <w:rFonts w:ascii="Times New Roman" w:hAnsi="Times New Roman" w:cs="Times New Roman"/>
        <w:b/>
        <w:sz w:val="24"/>
        <w:szCs w:val="24"/>
      </w:rPr>
    </w:pPr>
    <w:r w:rsidRPr="007141AD">
      <w:rPr>
        <w:noProof/>
        <w:color w:val="2B579A"/>
        <w:shd w:val="clear" w:color="auto" w:fill="E6E6E6"/>
        <w:lang w:val="en-US"/>
      </w:rPr>
      <w:drawing>
        <wp:anchor distT="0" distB="0" distL="114300" distR="114300" simplePos="0" relativeHeight="251659264" behindDoc="1" locked="0" layoutInCell="1" allowOverlap="1" wp14:anchorId="42266C9D" wp14:editId="78C19AF9">
          <wp:simplePos x="0" y="0"/>
          <wp:positionH relativeFrom="margin">
            <wp:align>right</wp:align>
          </wp:positionH>
          <wp:positionV relativeFrom="paragraph">
            <wp:posOffset>-113060</wp:posOffset>
          </wp:positionV>
          <wp:extent cx="695325" cy="695325"/>
          <wp:effectExtent l="0" t="0" r="9525" b="9525"/>
          <wp:wrapTight wrapText="bothSides">
            <wp:wrapPolygon edited="0">
              <wp:start x="0" y="0"/>
              <wp:lineTo x="0" y="21304"/>
              <wp:lineTo x="21304" y="21304"/>
              <wp:lineTo x="21304"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95325" cy="695325"/>
                  </a:xfrm>
                  <a:prstGeom prst="rect">
                    <a:avLst/>
                  </a:prstGeom>
                  <a:noFill/>
                  <a:ln>
                    <a:noFill/>
                  </a:ln>
                </pic:spPr>
              </pic:pic>
            </a:graphicData>
          </a:graphic>
        </wp:anchor>
      </w:drawing>
    </w:r>
    <w:r w:rsidRPr="2E996F48">
      <w:rPr>
        <w:rFonts w:ascii="Times New Roman" w:hAnsi="Times New Roman" w:cs="Times New Roman"/>
        <w:b/>
        <w:bCs/>
        <w:sz w:val="24"/>
        <w:szCs w:val="24"/>
      </w:rPr>
      <w:t>Guidance Note for use of Strengths and Difficulties Questionnaire (SDQ) in pre-and post-assessment of focus PSS support programmes for children 202</w:t>
    </w:r>
    <w:ins w:author="Roula Abi Saad" w:date="2021-07-28T09:29:00Z" w:id="110">
      <w:r w:rsidR="00227F94">
        <w:rPr>
          <w:rFonts w:ascii="Times New Roman" w:hAnsi="Times New Roman" w:cs="Times New Roman"/>
          <w:b/>
          <w:bCs/>
          <w:sz w:val="24"/>
          <w:szCs w:val="24"/>
        </w:rPr>
        <w:t>1</w:t>
      </w:r>
    </w:ins>
    <w:del w:author="Roula Abi Saad" w:date="2021-07-28T09:28:00Z" w:id="111">
      <w:r w:rsidRPr="2E996F48" w:rsidDel="00227F94">
        <w:rPr>
          <w:rFonts w:ascii="Times New Roman" w:hAnsi="Times New Roman" w:cs="Times New Roman"/>
          <w:b/>
          <w:bCs/>
          <w:sz w:val="24"/>
          <w:szCs w:val="24"/>
        </w:rPr>
        <w:delText>0</w:delText>
      </w:r>
    </w:del>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DB3872"/>
    <w:multiLevelType w:val="hybridMultilevel"/>
    <w:tmpl w:val="B4A0D4AA"/>
    <w:lvl w:ilvl="0" w:tplc="9EAEFE12">
      <w:numFmt w:val="bullet"/>
      <w:lvlText w:val="-"/>
      <w:lvlJc w:val="left"/>
      <w:pPr>
        <w:ind w:left="720" w:hanging="360"/>
      </w:pPr>
      <w:rPr>
        <w:rFonts w:hint="default" w:ascii="Times New Roman" w:hAnsi="Times New Roman" w:cs="Times New Roman" w:eastAsiaTheme="minorHAnsi"/>
      </w:rPr>
    </w:lvl>
    <w:lvl w:ilvl="1" w:tplc="04090003">
      <w:start w:val="1"/>
      <w:numFmt w:val="bullet"/>
      <w:lvlText w:val="o"/>
      <w:lvlJc w:val="left"/>
      <w:pPr>
        <w:ind w:left="1440" w:hanging="360"/>
      </w:pPr>
      <w:rPr>
        <w:rFonts w:hint="default" w:ascii="Courier New" w:hAnsi="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A6B4B64"/>
    <w:multiLevelType w:val="hybridMultilevel"/>
    <w:tmpl w:val="FFF4DA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4C73DF"/>
    <w:multiLevelType w:val="hybridMultilevel"/>
    <w:tmpl w:val="625AB3D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2463846"/>
    <w:multiLevelType w:val="hybridMultilevel"/>
    <w:tmpl w:val="E96A1C1E"/>
    <w:lvl w:ilvl="0" w:tplc="595EC5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F85A81"/>
    <w:multiLevelType w:val="hybridMultilevel"/>
    <w:tmpl w:val="34A88A3E"/>
    <w:lvl w:ilvl="0" w:tplc="F96E8254">
      <w:numFmt w:val="bullet"/>
      <w:lvlText w:val="-"/>
      <w:lvlJc w:val="left"/>
      <w:pPr>
        <w:ind w:left="720" w:hanging="36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134C1061"/>
    <w:multiLevelType w:val="hybridMultilevel"/>
    <w:tmpl w:val="372281E8"/>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15:restartNumberingAfterBreak="0">
    <w:nsid w:val="189124F5"/>
    <w:multiLevelType w:val="hybridMultilevel"/>
    <w:tmpl w:val="2288FE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100304"/>
    <w:multiLevelType w:val="hybridMultilevel"/>
    <w:tmpl w:val="9A46E1A2"/>
    <w:lvl w:ilvl="0" w:tplc="AB08D70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319A1F16"/>
    <w:multiLevelType w:val="hybridMultilevel"/>
    <w:tmpl w:val="990A89B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875335"/>
    <w:multiLevelType w:val="hybridMultilevel"/>
    <w:tmpl w:val="B78E74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8F70A2C"/>
    <w:multiLevelType w:val="hybridMultilevel"/>
    <w:tmpl w:val="BAFCD9A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A145582"/>
    <w:multiLevelType w:val="hybridMultilevel"/>
    <w:tmpl w:val="2708AE9A"/>
    <w:lvl w:ilvl="0" w:tplc="09B6DC00">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43097679"/>
    <w:multiLevelType w:val="hybridMultilevel"/>
    <w:tmpl w:val="42D8A7F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6F43418"/>
    <w:multiLevelType w:val="hybridMultilevel"/>
    <w:tmpl w:val="51269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70B47A8"/>
    <w:multiLevelType w:val="hybridMultilevel"/>
    <w:tmpl w:val="793C66B2"/>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49074D08"/>
    <w:multiLevelType w:val="multilevel"/>
    <w:tmpl w:val="D8ACD5B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4FE30397"/>
    <w:multiLevelType w:val="hybridMultilevel"/>
    <w:tmpl w:val="86A00CB2"/>
    <w:lvl w:ilvl="0" w:tplc="0A2A6552">
      <w:start w:val="15"/>
      <w:numFmt w:val="bullet"/>
      <w:lvlText w:val="-"/>
      <w:lvlJc w:val="left"/>
      <w:pPr>
        <w:ind w:left="720" w:hanging="360"/>
      </w:pPr>
      <w:rPr>
        <w:rFonts w:hint="default" w:ascii="Gill Sans MT" w:hAnsi="Gill Sans MT"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50FD402F"/>
    <w:multiLevelType w:val="hybridMultilevel"/>
    <w:tmpl w:val="A17C9792"/>
    <w:lvl w:ilvl="0" w:tplc="09B6DC00">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5B1B5D03"/>
    <w:multiLevelType w:val="hybridMultilevel"/>
    <w:tmpl w:val="406E43CA"/>
    <w:lvl w:ilvl="0" w:tplc="AB08D7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42E09F0"/>
    <w:multiLevelType w:val="hybridMultilevel"/>
    <w:tmpl w:val="C826CFAC"/>
    <w:lvl w:ilvl="0" w:tplc="AB08D7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A7F668E"/>
    <w:multiLevelType w:val="hybridMultilevel"/>
    <w:tmpl w:val="445603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37A58FD"/>
    <w:multiLevelType w:val="hybridMultilevel"/>
    <w:tmpl w:val="F60AA7D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A321234"/>
    <w:multiLevelType w:val="hybridMultilevel"/>
    <w:tmpl w:val="24866B0A"/>
    <w:lvl w:ilvl="0" w:tplc="AB08D704">
      <w:start w:val="1"/>
      <w:numFmt w:val="decimal"/>
      <w:lvlText w:val="%1-"/>
      <w:lvlJc w:val="left"/>
      <w:pPr>
        <w:ind w:left="3600" w:hanging="360"/>
      </w:pPr>
      <w:rPr>
        <w:rFonts w:hint="default"/>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23" w15:restartNumberingAfterBreak="0">
    <w:nsid w:val="7F873274"/>
    <w:multiLevelType w:val="multilevel"/>
    <w:tmpl w:val="6CA0D8F8"/>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0"/>
  </w:num>
  <w:num w:numId="2">
    <w:abstractNumId w:val="4"/>
  </w:num>
  <w:num w:numId="3">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2"/>
  </w:num>
  <w:num w:numId="5">
    <w:abstractNumId w:val="16"/>
  </w:num>
  <w:num w:numId="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num>
  <w:num w:numId="8">
    <w:abstractNumId w:val="21"/>
  </w:num>
  <w:num w:numId="9">
    <w:abstractNumId w:val="5"/>
  </w:num>
  <w:num w:numId="10">
    <w:abstractNumId w:val="6"/>
  </w:num>
  <w:num w:numId="11">
    <w:abstractNumId w:val="13"/>
  </w:num>
  <w:num w:numId="12">
    <w:abstractNumId w:val="17"/>
  </w:num>
  <w:num w:numId="13">
    <w:abstractNumId w:val="11"/>
  </w:num>
  <w:num w:numId="14">
    <w:abstractNumId w:val="14"/>
  </w:num>
  <w:num w:numId="15">
    <w:abstractNumId w:val="10"/>
  </w:num>
  <w:num w:numId="16">
    <w:abstractNumId w:val="2"/>
  </w:num>
  <w:num w:numId="17">
    <w:abstractNumId w:val="9"/>
  </w:num>
  <w:num w:numId="18">
    <w:abstractNumId w:val="1"/>
  </w:num>
  <w:num w:numId="19">
    <w:abstractNumId w:val="20"/>
  </w:num>
  <w:num w:numId="20">
    <w:abstractNumId w:val="8"/>
  </w:num>
  <w:num w:numId="21">
    <w:abstractNumId w:val="18"/>
  </w:num>
  <w:num w:numId="22">
    <w:abstractNumId w:val="19"/>
  </w:num>
  <w:num w:numId="23">
    <w:abstractNumId w:val="22"/>
  </w:num>
  <w:num w:numId="24">
    <w:abstractNumId w:val="7"/>
  </w:num>
  <w:num w:numId="2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mc="http://schemas.openxmlformats.org/markup-compatibility/2006" xmlns:w15="http://schemas.microsoft.com/office/word/2012/wordml" mc:Ignorable="w15">
  <w15:person w15:author="Roula Abi Saad">
    <w15:presenceInfo w15:providerId="AD" w15:userId="S::rabisaad@unicef.org::457478c3-a574-475e-b3cd-8a728fc3d03e"/>
  </w15:person>
  <w15:person w15:author="Microsoft Office User">
    <w15:presenceInfo w15:providerId="None" w15:userId="Microsoft Office User"/>
  </w15:person>
  <w15:person w15:author="Yosr Beydoun">
    <w15:presenceInfo w15:providerId="AD" w15:userId="S::ybeydoun@unicef.org::d1718161-8f42-4017-84a4-7e241fd7f6c2"/>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p14">
  <w:zoom w:percent="103"/>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0A5"/>
    <w:rsid w:val="000068FD"/>
    <w:rsid w:val="000137FF"/>
    <w:rsid w:val="000204FC"/>
    <w:rsid w:val="00021DD5"/>
    <w:rsid w:val="00022B74"/>
    <w:rsid w:val="00025741"/>
    <w:rsid w:val="00027CB5"/>
    <w:rsid w:val="00030E5D"/>
    <w:rsid w:val="00033F6F"/>
    <w:rsid w:val="0003636A"/>
    <w:rsid w:val="00040085"/>
    <w:rsid w:val="00043FE6"/>
    <w:rsid w:val="00045BE9"/>
    <w:rsid w:val="00055212"/>
    <w:rsid w:val="00057C13"/>
    <w:rsid w:val="0006081B"/>
    <w:rsid w:val="00061EB3"/>
    <w:rsid w:val="0007219C"/>
    <w:rsid w:val="00075AD6"/>
    <w:rsid w:val="00092BF7"/>
    <w:rsid w:val="00093978"/>
    <w:rsid w:val="00097D46"/>
    <w:rsid w:val="000A1F3C"/>
    <w:rsid w:val="000A2BD6"/>
    <w:rsid w:val="000A5DA9"/>
    <w:rsid w:val="000A5EBF"/>
    <w:rsid w:val="000B0066"/>
    <w:rsid w:val="000B014F"/>
    <w:rsid w:val="000B1D1D"/>
    <w:rsid w:val="000C2725"/>
    <w:rsid w:val="000E0967"/>
    <w:rsid w:val="000E0C61"/>
    <w:rsid w:val="000E4869"/>
    <w:rsid w:val="000E7E86"/>
    <w:rsid w:val="000F5075"/>
    <w:rsid w:val="000F72FB"/>
    <w:rsid w:val="00111520"/>
    <w:rsid w:val="0011674B"/>
    <w:rsid w:val="001314EC"/>
    <w:rsid w:val="001331F0"/>
    <w:rsid w:val="00141DD6"/>
    <w:rsid w:val="00150407"/>
    <w:rsid w:val="001523E0"/>
    <w:rsid w:val="00154363"/>
    <w:rsid w:val="0015679B"/>
    <w:rsid w:val="001601CB"/>
    <w:rsid w:val="001641BF"/>
    <w:rsid w:val="0016717F"/>
    <w:rsid w:val="00177D8A"/>
    <w:rsid w:val="00182585"/>
    <w:rsid w:val="00185131"/>
    <w:rsid w:val="00186C10"/>
    <w:rsid w:val="00191AA1"/>
    <w:rsid w:val="00191DF7"/>
    <w:rsid w:val="00193F6B"/>
    <w:rsid w:val="001A2A8A"/>
    <w:rsid w:val="001A4810"/>
    <w:rsid w:val="001A6519"/>
    <w:rsid w:val="001D4C83"/>
    <w:rsid w:val="001E480E"/>
    <w:rsid w:val="0020134F"/>
    <w:rsid w:val="002107BB"/>
    <w:rsid w:val="002134B2"/>
    <w:rsid w:val="0021692D"/>
    <w:rsid w:val="00227F94"/>
    <w:rsid w:val="00235F24"/>
    <w:rsid w:val="00237DC4"/>
    <w:rsid w:val="00242BE6"/>
    <w:rsid w:val="002467EA"/>
    <w:rsid w:val="00246D90"/>
    <w:rsid w:val="00250825"/>
    <w:rsid w:val="002544C1"/>
    <w:rsid w:val="00257DA8"/>
    <w:rsid w:val="0026062F"/>
    <w:rsid w:val="00262728"/>
    <w:rsid w:val="00263074"/>
    <w:rsid w:val="002669C3"/>
    <w:rsid w:val="00267019"/>
    <w:rsid w:val="00270264"/>
    <w:rsid w:val="00273A69"/>
    <w:rsid w:val="002802CF"/>
    <w:rsid w:val="0029122F"/>
    <w:rsid w:val="00296D54"/>
    <w:rsid w:val="002A4A33"/>
    <w:rsid w:val="002B50F9"/>
    <w:rsid w:val="002B7051"/>
    <w:rsid w:val="002C12EC"/>
    <w:rsid w:val="002E5FB2"/>
    <w:rsid w:val="002F0B04"/>
    <w:rsid w:val="00302DEC"/>
    <w:rsid w:val="003072C9"/>
    <w:rsid w:val="003208E7"/>
    <w:rsid w:val="00320DA0"/>
    <w:rsid w:val="00323A79"/>
    <w:rsid w:val="00326B3A"/>
    <w:rsid w:val="00326DDF"/>
    <w:rsid w:val="003275AE"/>
    <w:rsid w:val="00327E98"/>
    <w:rsid w:val="0034420A"/>
    <w:rsid w:val="00353100"/>
    <w:rsid w:val="0035767E"/>
    <w:rsid w:val="00362101"/>
    <w:rsid w:val="00362E7A"/>
    <w:rsid w:val="00366DC1"/>
    <w:rsid w:val="00367031"/>
    <w:rsid w:val="00372D42"/>
    <w:rsid w:val="0038485F"/>
    <w:rsid w:val="003914AE"/>
    <w:rsid w:val="003952C0"/>
    <w:rsid w:val="003A5193"/>
    <w:rsid w:val="003B686B"/>
    <w:rsid w:val="003C0E95"/>
    <w:rsid w:val="003C30BC"/>
    <w:rsid w:val="003C6611"/>
    <w:rsid w:val="003D528D"/>
    <w:rsid w:val="003D7E24"/>
    <w:rsid w:val="003E28BC"/>
    <w:rsid w:val="003E363B"/>
    <w:rsid w:val="003F19CA"/>
    <w:rsid w:val="003F76D4"/>
    <w:rsid w:val="00413100"/>
    <w:rsid w:val="00415905"/>
    <w:rsid w:val="00432CA8"/>
    <w:rsid w:val="004413F7"/>
    <w:rsid w:val="00444631"/>
    <w:rsid w:val="00444D2F"/>
    <w:rsid w:val="00450EC6"/>
    <w:rsid w:val="00453B54"/>
    <w:rsid w:val="00457A23"/>
    <w:rsid w:val="004645FF"/>
    <w:rsid w:val="00467366"/>
    <w:rsid w:val="00467FF9"/>
    <w:rsid w:val="004724BE"/>
    <w:rsid w:val="00474CB2"/>
    <w:rsid w:val="00475BF6"/>
    <w:rsid w:val="00482184"/>
    <w:rsid w:val="00485A3A"/>
    <w:rsid w:val="00491EF7"/>
    <w:rsid w:val="00497933"/>
    <w:rsid w:val="004A2DB0"/>
    <w:rsid w:val="004A7443"/>
    <w:rsid w:val="004B0AF9"/>
    <w:rsid w:val="004B39CD"/>
    <w:rsid w:val="004B4644"/>
    <w:rsid w:val="004C3FAD"/>
    <w:rsid w:val="004C707A"/>
    <w:rsid w:val="004D6728"/>
    <w:rsid w:val="004D728B"/>
    <w:rsid w:val="004E1D97"/>
    <w:rsid w:val="004E2ACA"/>
    <w:rsid w:val="004E3A1D"/>
    <w:rsid w:val="004E7257"/>
    <w:rsid w:val="00501E64"/>
    <w:rsid w:val="00507F2F"/>
    <w:rsid w:val="005110A5"/>
    <w:rsid w:val="00531AF1"/>
    <w:rsid w:val="00560669"/>
    <w:rsid w:val="0057726D"/>
    <w:rsid w:val="00580616"/>
    <w:rsid w:val="0058403A"/>
    <w:rsid w:val="005910FC"/>
    <w:rsid w:val="00593BF3"/>
    <w:rsid w:val="005950FA"/>
    <w:rsid w:val="005969FE"/>
    <w:rsid w:val="005A44E1"/>
    <w:rsid w:val="005B19BF"/>
    <w:rsid w:val="005B2EE4"/>
    <w:rsid w:val="005B32C4"/>
    <w:rsid w:val="005C082D"/>
    <w:rsid w:val="005C7E76"/>
    <w:rsid w:val="005D1239"/>
    <w:rsid w:val="005D19E8"/>
    <w:rsid w:val="005D2850"/>
    <w:rsid w:val="005D4267"/>
    <w:rsid w:val="005D7931"/>
    <w:rsid w:val="005F064A"/>
    <w:rsid w:val="005F47F9"/>
    <w:rsid w:val="005F588F"/>
    <w:rsid w:val="005F7334"/>
    <w:rsid w:val="00601744"/>
    <w:rsid w:val="0060487A"/>
    <w:rsid w:val="006062E2"/>
    <w:rsid w:val="0060706E"/>
    <w:rsid w:val="00610265"/>
    <w:rsid w:val="00610BCE"/>
    <w:rsid w:val="006123D3"/>
    <w:rsid w:val="00615BCF"/>
    <w:rsid w:val="00615D2F"/>
    <w:rsid w:val="00621540"/>
    <w:rsid w:val="00625D18"/>
    <w:rsid w:val="00627288"/>
    <w:rsid w:val="006374A4"/>
    <w:rsid w:val="006427F8"/>
    <w:rsid w:val="00643A98"/>
    <w:rsid w:val="0064568A"/>
    <w:rsid w:val="006542D8"/>
    <w:rsid w:val="0065450B"/>
    <w:rsid w:val="00660445"/>
    <w:rsid w:val="00664B6E"/>
    <w:rsid w:val="0067015A"/>
    <w:rsid w:val="00670778"/>
    <w:rsid w:val="00675BE6"/>
    <w:rsid w:val="00690734"/>
    <w:rsid w:val="00690DA3"/>
    <w:rsid w:val="0069123A"/>
    <w:rsid w:val="006B3487"/>
    <w:rsid w:val="006C03DF"/>
    <w:rsid w:val="006C1CFB"/>
    <w:rsid w:val="006E3F65"/>
    <w:rsid w:val="006E6B50"/>
    <w:rsid w:val="006F19E6"/>
    <w:rsid w:val="006F71D4"/>
    <w:rsid w:val="0070227C"/>
    <w:rsid w:val="00703C54"/>
    <w:rsid w:val="00712287"/>
    <w:rsid w:val="00717DD6"/>
    <w:rsid w:val="00722B80"/>
    <w:rsid w:val="007249D2"/>
    <w:rsid w:val="0074219E"/>
    <w:rsid w:val="007467ED"/>
    <w:rsid w:val="0075265D"/>
    <w:rsid w:val="0076221B"/>
    <w:rsid w:val="00764DC2"/>
    <w:rsid w:val="0077365C"/>
    <w:rsid w:val="00774894"/>
    <w:rsid w:val="00774E14"/>
    <w:rsid w:val="00780583"/>
    <w:rsid w:val="00784B7B"/>
    <w:rsid w:val="00784CA0"/>
    <w:rsid w:val="007C222C"/>
    <w:rsid w:val="007D4D64"/>
    <w:rsid w:val="007D6C2A"/>
    <w:rsid w:val="007E7ADA"/>
    <w:rsid w:val="007F117D"/>
    <w:rsid w:val="008033FF"/>
    <w:rsid w:val="00803DED"/>
    <w:rsid w:val="00804B6D"/>
    <w:rsid w:val="008105BD"/>
    <w:rsid w:val="00812C89"/>
    <w:rsid w:val="008235FB"/>
    <w:rsid w:val="00831416"/>
    <w:rsid w:val="008319AD"/>
    <w:rsid w:val="00835D55"/>
    <w:rsid w:val="00836E44"/>
    <w:rsid w:val="00843DEF"/>
    <w:rsid w:val="0084728F"/>
    <w:rsid w:val="008506C4"/>
    <w:rsid w:val="00856273"/>
    <w:rsid w:val="00862924"/>
    <w:rsid w:val="00865FA9"/>
    <w:rsid w:val="00871DA3"/>
    <w:rsid w:val="00877495"/>
    <w:rsid w:val="0088486E"/>
    <w:rsid w:val="00884DFB"/>
    <w:rsid w:val="0088523D"/>
    <w:rsid w:val="008A728B"/>
    <w:rsid w:val="008B1BB4"/>
    <w:rsid w:val="008B469F"/>
    <w:rsid w:val="008B5017"/>
    <w:rsid w:val="008C04BD"/>
    <w:rsid w:val="008C1AE6"/>
    <w:rsid w:val="008C6DF2"/>
    <w:rsid w:val="008C763E"/>
    <w:rsid w:val="008D2757"/>
    <w:rsid w:val="008D42CF"/>
    <w:rsid w:val="008E0B05"/>
    <w:rsid w:val="008E3B88"/>
    <w:rsid w:val="008E5E00"/>
    <w:rsid w:val="008E5F31"/>
    <w:rsid w:val="008F409D"/>
    <w:rsid w:val="0091146A"/>
    <w:rsid w:val="0091674C"/>
    <w:rsid w:val="009225B6"/>
    <w:rsid w:val="00927557"/>
    <w:rsid w:val="00934335"/>
    <w:rsid w:val="009374CF"/>
    <w:rsid w:val="0094490D"/>
    <w:rsid w:val="009449C5"/>
    <w:rsid w:val="00945502"/>
    <w:rsid w:val="00946625"/>
    <w:rsid w:val="00950B3E"/>
    <w:rsid w:val="00951B9A"/>
    <w:rsid w:val="00954D4D"/>
    <w:rsid w:val="009567F0"/>
    <w:rsid w:val="00970680"/>
    <w:rsid w:val="00974A38"/>
    <w:rsid w:val="00976093"/>
    <w:rsid w:val="00977609"/>
    <w:rsid w:val="0099434E"/>
    <w:rsid w:val="009945BF"/>
    <w:rsid w:val="009969B8"/>
    <w:rsid w:val="009C4684"/>
    <w:rsid w:val="009D2B5F"/>
    <w:rsid w:val="009F036A"/>
    <w:rsid w:val="009F2A8B"/>
    <w:rsid w:val="00A00C4B"/>
    <w:rsid w:val="00A075F6"/>
    <w:rsid w:val="00A112B4"/>
    <w:rsid w:val="00A175DC"/>
    <w:rsid w:val="00A20E33"/>
    <w:rsid w:val="00A217DC"/>
    <w:rsid w:val="00A257E8"/>
    <w:rsid w:val="00A26B76"/>
    <w:rsid w:val="00A37D46"/>
    <w:rsid w:val="00A4140E"/>
    <w:rsid w:val="00A429E5"/>
    <w:rsid w:val="00A52A51"/>
    <w:rsid w:val="00A54742"/>
    <w:rsid w:val="00A57F84"/>
    <w:rsid w:val="00A806BF"/>
    <w:rsid w:val="00A827BA"/>
    <w:rsid w:val="00A84A24"/>
    <w:rsid w:val="00AB778F"/>
    <w:rsid w:val="00AC0FF5"/>
    <w:rsid w:val="00AC4B9E"/>
    <w:rsid w:val="00AD3CEF"/>
    <w:rsid w:val="00AE2F3F"/>
    <w:rsid w:val="00AE3FDB"/>
    <w:rsid w:val="00AE67D8"/>
    <w:rsid w:val="00AF40B9"/>
    <w:rsid w:val="00B17314"/>
    <w:rsid w:val="00B224E8"/>
    <w:rsid w:val="00B32B41"/>
    <w:rsid w:val="00B33ADB"/>
    <w:rsid w:val="00B3415E"/>
    <w:rsid w:val="00B35F6A"/>
    <w:rsid w:val="00B448D9"/>
    <w:rsid w:val="00B47D49"/>
    <w:rsid w:val="00B520FD"/>
    <w:rsid w:val="00B54067"/>
    <w:rsid w:val="00B65A6B"/>
    <w:rsid w:val="00B67D60"/>
    <w:rsid w:val="00B80302"/>
    <w:rsid w:val="00B818C2"/>
    <w:rsid w:val="00B93FB6"/>
    <w:rsid w:val="00B94377"/>
    <w:rsid w:val="00B964E0"/>
    <w:rsid w:val="00B96D2A"/>
    <w:rsid w:val="00B97445"/>
    <w:rsid w:val="00BA7BBE"/>
    <w:rsid w:val="00BB5113"/>
    <w:rsid w:val="00BB7FD7"/>
    <w:rsid w:val="00BD0810"/>
    <w:rsid w:val="00BD4929"/>
    <w:rsid w:val="00BE9561"/>
    <w:rsid w:val="00BF25C3"/>
    <w:rsid w:val="00C021D4"/>
    <w:rsid w:val="00C02E92"/>
    <w:rsid w:val="00C04764"/>
    <w:rsid w:val="00C07010"/>
    <w:rsid w:val="00C13DB4"/>
    <w:rsid w:val="00C21D96"/>
    <w:rsid w:val="00C275DC"/>
    <w:rsid w:val="00C3655E"/>
    <w:rsid w:val="00C372C0"/>
    <w:rsid w:val="00C459BE"/>
    <w:rsid w:val="00C46488"/>
    <w:rsid w:val="00C52833"/>
    <w:rsid w:val="00C56DD3"/>
    <w:rsid w:val="00C651F5"/>
    <w:rsid w:val="00C7570A"/>
    <w:rsid w:val="00C87E66"/>
    <w:rsid w:val="00C92482"/>
    <w:rsid w:val="00C93118"/>
    <w:rsid w:val="00C93BC9"/>
    <w:rsid w:val="00CA422B"/>
    <w:rsid w:val="00CA5E95"/>
    <w:rsid w:val="00CC2157"/>
    <w:rsid w:val="00CC7E39"/>
    <w:rsid w:val="00CD08A5"/>
    <w:rsid w:val="00CD7692"/>
    <w:rsid w:val="00CE0B63"/>
    <w:rsid w:val="00CE18DC"/>
    <w:rsid w:val="00CE3E2E"/>
    <w:rsid w:val="00CE4DF2"/>
    <w:rsid w:val="00CE60F3"/>
    <w:rsid w:val="00CE6D7D"/>
    <w:rsid w:val="00CF3921"/>
    <w:rsid w:val="00D009C8"/>
    <w:rsid w:val="00D01E40"/>
    <w:rsid w:val="00D0636F"/>
    <w:rsid w:val="00D1532B"/>
    <w:rsid w:val="00D2036D"/>
    <w:rsid w:val="00D23B9E"/>
    <w:rsid w:val="00D3220E"/>
    <w:rsid w:val="00D32887"/>
    <w:rsid w:val="00D54C6B"/>
    <w:rsid w:val="00D6134C"/>
    <w:rsid w:val="00D73B07"/>
    <w:rsid w:val="00D912F8"/>
    <w:rsid w:val="00D939BD"/>
    <w:rsid w:val="00D948FC"/>
    <w:rsid w:val="00D95C8D"/>
    <w:rsid w:val="00DA3AC8"/>
    <w:rsid w:val="00DA5E70"/>
    <w:rsid w:val="00DB1A70"/>
    <w:rsid w:val="00DB2E61"/>
    <w:rsid w:val="00DC0CB5"/>
    <w:rsid w:val="00DE04C2"/>
    <w:rsid w:val="00DE727C"/>
    <w:rsid w:val="00DF11B9"/>
    <w:rsid w:val="00DF2B71"/>
    <w:rsid w:val="00DF6645"/>
    <w:rsid w:val="00E115B4"/>
    <w:rsid w:val="00E148C7"/>
    <w:rsid w:val="00E1494E"/>
    <w:rsid w:val="00E23DBD"/>
    <w:rsid w:val="00E2610E"/>
    <w:rsid w:val="00E3656C"/>
    <w:rsid w:val="00E4547D"/>
    <w:rsid w:val="00E516B6"/>
    <w:rsid w:val="00E52D39"/>
    <w:rsid w:val="00E56BC6"/>
    <w:rsid w:val="00E57C4D"/>
    <w:rsid w:val="00E600C9"/>
    <w:rsid w:val="00E63E35"/>
    <w:rsid w:val="00E6490F"/>
    <w:rsid w:val="00E70FDC"/>
    <w:rsid w:val="00E76E02"/>
    <w:rsid w:val="00E770BF"/>
    <w:rsid w:val="00E862EE"/>
    <w:rsid w:val="00E91842"/>
    <w:rsid w:val="00E94216"/>
    <w:rsid w:val="00EA0A05"/>
    <w:rsid w:val="00EA66E3"/>
    <w:rsid w:val="00EA7416"/>
    <w:rsid w:val="00EB4C55"/>
    <w:rsid w:val="00EB72B0"/>
    <w:rsid w:val="00EC534A"/>
    <w:rsid w:val="00ED1A83"/>
    <w:rsid w:val="00ED26BA"/>
    <w:rsid w:val="00ED3DB9"/>
    <w:rsid w:val="00EF052F"/>
    <w:rsid w:val="00F06C9E"/>
    <w:rsid w:val="00F102D3"/>
    <w:rsid w:val="00F121E8"/>
    <w:rsid w:val="00F21D3A"/>
    <w:rsid w:val="00F302E5"/>
    <w:rsid w:val="00F32BB6"/>
    <w:rsid w:val="00F32FF8"/>
    <w:rsid w:val="00F40C86"/>
    <w:rsid w:val="00F454AA"/>
    <w:rsid w:val="00F5011B"/>
    <w:rsid w:val="00F523EB"/>
    <w:rsid w:val="00F52D98"/>
    <w:rsid w:val="00F540D3"/>
    <w:rsid w:val="00F60CB6"/>
    <w:rsid w:val="00F61504"/>
    <w:rsid w:val="00F65634"/>
    <w:rsid w:val="00F660BF"/>
    <w:rsid w:val="00F804A3"/>
    <w:rsid w:val="00F83CAB"/>
    <w:rsid w:val="00F91BC8"/>
    <w:rsid w:val="00F933F3"/>
    <w:rsid w:val="00FB3091"/>
    <w:rsid w:val="00FB3155"/>
    <w:rsid w:val="00FB6B32"/>
    <w:rsid w:val="00FD5944"/>
    <w:rsid w:val="00FE10BC"/>
    <w:rsid w:val="00FE2136"/>
    <w:rsid w:val="00FE50FF"/>
    <w:rsid w:val="00FF5CF5"/>
    <w:rsid w:val="00FF6B56"/>
    <w:rsid w:val="00FF7AE8"/>
    <w:rsid w:val="0146EBD2"/>
    <w:rsid w:val="01F4EA0F"/>
    <w:rsid w:val="02D4ED0D"/>
    <w:rsid w:val="02D57DF1"/>
    <w:rsid w:val="0499C761"/>
    <w:rsid w:val="05523C24"/>
    <w:rsid w:val="0E5C349B"/>
    <w:rsid w:val="1125F6E9"/>
    <w:rsid w:val="11DA9C56"/>
    <w:rsid w:val="14504D80"/>
    <w:rsid w:val="1554479E"/>
    <w:rsid w:val="171FD131"/>
    <w:rsid w:val="179815AF"/>
    <w:rsid w:val="19101B2A"/>
    <w:rsid w:val="1C356A0C"/>
    <w:rsid w:val="1E5C8B6C"/>
    <w:rsid w:val="1ECE9569"/>
    <w:rsid w:val="1F4C5686"/>
    <w:rsid w:val="20B93675"/>
    <w:rsid w:val="20F0737C"/>
    <w:rsid w:val="213C7344"/>
    <w:rsid w:val="2CBA69BB"/>
    <w:rsid w:val="2DA0C215"/>
    <w:rsid w:val="2E3EDC14"/>
    <w:rsid w:val="2E4BD4A8"/>
    <w:rsid w:val="2E996F48"/>
    <w:rsid w:val="2F6C21DD"/>
    <w:rsid w:val="2FC0CF79"/>
    <w:rsid w:val="302D27A7"/>
    <w:rsid w:val="309BF963"/>
    <w:rsid w:val="30EDFEAA"/>
    <w:rsid w:val="322D50A8"/>
    <w:rsid w:val="386B15CF"/>
    <w:rsid w:val="3943305F"/>
    <w:rsid w:val="3B484A04"/>
    <w:rsid w:val="3C487CA6"/>
    <w:rsid w:val="3F3D29EE"/>
    <w:rsid w:val="41C6CC28"/>
    <w:rsid w:val="43BA22C9"/>
    <w:rsid w:val="43F89B5C"/>
    <w:rsid w:val="4412099B"/>
    <w:rsid w:val="45BCA60D"/>
    <w:rsid w:val="460E62B1"/>
    <w:rsid w:val="4619C6BF"/>
    <w:rsid w:val="462B756B"/>
    <w:rsid w:val="46B58C46"/>
    <w:rsid w:val="4735BDFC"/>
    <w:rsid w:val="4781D669"/>
    <w:rsid w:val="494AC538"/>
    <w:rsid w:val="4AADB4AD"/>
    <w:rsid w:val="4BD628EF"/>
    <w:rsid w:val="4D08DD66"/>
    <w:rsid w:val="4D2B134D"/>
    <w:rsid w:val="4D731E3C"/>
    <w:rsid w:val="4DFAE9E4"/>
    <w:rsid w:val="4F340F6E"/>
    <w:rsid w:val="4FBF8BB8"/>
    <w:rsid w:val="55B7A50B"/>
    <w:rsid w:val="58ABFA73"/>
    <w:rsid w:val="59CF4423"/>
    <w:rsid w:val="59E492F6"/>
    <w:rsid w:val="5AADFB00"/>
    <w:rsid w:val="5B87BFAB"/>
    <w:rsid w:val="5C7C8337"/>
    <w:rsid w:val="5D09A87E"/>
    <w:rsid w:val="5EB0EE88"/>
    <w:rsid w:val="5F87BDC7"/>
    <w:rsid w:val="60E687EE"/>
    <w:rsid w:val="67E52A9C"/>
    <w:rsid w:val="6B764340"/>
    <w:rsid w:val="6BC57A16"/>
    <w:rsid w:val="6EBC91DF"/>
    <w:rsid w:val="6F29E992"/>
    <w:rsid w:val="7158578B"/>
    <w:rsid w:val="73FFDC90"/>
    <w:rsid w:val="744081DA"/>
    <w:rsid w:val="770FDA8C"/>
    <w:rsid w:val="7791FCE3"/>
    <w:rsid w:val="781D5BC5"/>
    <w:rsid w:val="7A8F5842"/>
    <w:rsid w:val="7D6C4BE1"/>
    <w:rsid w:val="7D9888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4310D"/>
  <w15:docId w15:val="{CA34F600-BDA0-4130-9B1D-3A28F316620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p14">
  <w:docDefaults>
    <w:rPrDefault>
      <w:rPr>
        <w:rFonts w:asciiTheme="minorHAnsi" w:hAnsiTheme="minorHAnsi" w:eastAsia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A44E1"/>
  </w:style>
  <w:style w:type="paragraph" w:styleId="Heading1">
    <w:name w:val="heading 1"/>
    <w:basedOn w:val="Normal"/>
    <w:next w:val="Normal"/>
    <w:link w:val="Heading1Char"/>
    <w:uiPriority w:val="9"/>
    <w:qFormat/>
    <w:rsid w:val="009374CF"/>
    <w:pPr>
      <w:keepNext/>
      <w:keepLines/>
      <w:spacing w:before="240" w:after="0"/>
      <w:outlineLvl w:val="0"/>
    </w:pPr>
    <w:rPr>
      <w:rFonts w:asciiTheme="majorHAnsi" w:hAnsiTheme="majorHAnsi" w:eastAsiaTheme="majorEastAsia"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C3655E"/>
    <w:pPr>
      <w:keepNext/>
      <w:keepLines/>
      <w:spacing w:before="40" w:after="0" w:line="259" w:lineRule="auto"/>
      <w:outlineLvl w:val="1"/>
    </w:pPr>
    <w:rPr>
      <w:rFonts w:asciiTheme="majorHAnsi" w:hAnsiTheme="majorHAnsi" w:eastAsiaTheme="majorEastAsia" w:cstheme="majorBidi"/>
      <w:color w:val="365F91" w:themeColor="accent1" w:themeShade="BF"/>
      <w:sz w:val="26"/>
      <w:szCs w:val="26"/>
      <w:lang w:val="en-US"/>
    </w:rPr>
  </w:style>
  <w:style w:type="paragraph" w:styleId="Heading3">
    <w:name w:val="heading 3"/>
    <w:basedOn w:val="Normal"/>
    <w:next w:val="Normal"/>
    <w:link w:val="Heading3Char"/>
    <w:uiPriority w:val="9"/>
    <w:unhideWhenUsed/>
    <w:qFormat/>
    <w:rsid w:val="00CE3E2E"/>
    <w:pPr>
      <w:keepNext/>
      <w:keepLines/>
      <w:spacing w:before="40" w:after="0"/>
      <w:outlineLvl w:val="2"/>
    </w:pPr>
    <w:rPr>
      <w:rFonts w:asciiTheme="majorHAnsi" w:hAnsiTheme="majorHAnsi" w:eastAsiaTheme="majorEastAsia"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690DA3"/>
    <w:pPr>
      <w:keepNext/>
      <w:keepLines/>
      <w:spacing w:before="40" w:after="0"/>
      <w:outlineLvl w:val="3"/>
    </w:pPr>
    <w:rPr>
      <w:rFonts w:asciiTheme="majorHAnsi" w:hAnsiTheme="majorHAnsi" w:eastAsiaTheme="majorEastAsia" w:cstheme="majorBidi"/>
      <w:i/>
      <w:iCs/>
      <w:color w:val="365F91"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apple-converted-space" w:customStyle="1">
    <w:name w:val="apple-converted-space"/>
    <w:basedOn w:val="DefaultParagraphFont"/>
    <w:rsid w:val="00F91BC8"/>
  </w:style>
  <w:style w:type="character" w:styleId="Hyperlink">
    <w:name w:val="Hyperlink"/>
    <w:basedOn w:val="DefaultParagraphFont"/>
    <w:uiPriority w:val="99"/>
    <w:unhideWhenUsed/>
    <w:rsid w:val="00F91BC8"/>
    <w:rPr>
      <w:color w:val="0000FF"/>
      <w:u w:val="single"/>
    </w:rPr>
  </w:style>
  <w:style w:type="character" w:styleId="CommentReference">
    <w:name w:val="annotation reference"/>
    <w:basedOn w:val="DefaultParagraphFont"/>
    <w:uiPriority w:val="99"/>
    <w:semiHidden/>
    <w:unhideWhenUsed/>
    <w:rsid w:val="00057C13"/>
    <w:rPr>
      <w:sz w:val="16"/>
      <w:szCs w:val="16"/>
    </w:rPr>
  </w:style>
  <w:style w:type="paragraph" w:styleId="CommentText">
    <w:name w:val="annotation text"/>
    <w:basedOn w:val="Normal"/>
    <w:link w:val="CommentTextChar"/>
    <w:uiPriority w:val="99"/>
    <w:semiHidden/>
    <w:unhideWhenUsed/>
    <w:rsid w:val="00057C13"/>
    <w:pPr>
      <w:spacing w:line="240" w:lineRule="auto"/>
    </w:pPr>
    <w:rPr>
      <w:sz w:val="20"/>
      <w:szCs w:val="20"/>
    </w:rPr>
  </w:style>
  <w:style w:type="character" w:styleId="CommentTextChar" w:customStyle="1">
    <w:name w:val="Comment Text Char"/>
    <w:basedOn w:val="DefaultParagraphFont"/>
    <w:link w:val="CommentText"/>
    <w:uiPriority w:val="99"/>
    <w:semiHidden/>
    <w:rsid w:val="00057C13"/>
    <w:rPr>
      <w:sz w:val="20"/>
      <w:szCs w:val="20"/>
    </w:rPr>
  </w:style>
  <w:style w:type="paragraph" w:styleId="CommentSubject">
    <w:name w:val="annotation subject"/>
    <w:basedOn w:val="CommentText"/>
    <w:next w:val="CommentText"/>
    <w:link w:val="CommentSubjectChar"/>
    <w:uiPriority w:val="99"/>
    <w:semiHidden/>
    <w:unhideWhenUsed/>
    <w:rsid w:val="00057C13"/>
    <w:rPr>
      <w:b/>
      <w:bCs/>
    </w:rPr>
  </w:style>
  <w:style w:type="character" w:styleId="CommentSubjectChar" w:customStyle="1">
    <w:name w:val="Comment Subject Char"/>
    <w:basedOn w:val="CommentTextChar"/>
    <w:link w:val="CommentSubject"/>
    <w:uiPriority w:val="99"/>
    <w:semiHidden/>
    <w:rsid w:val="00057C13"/>
    <w:rPr>
      <w:b/>
      <w:bCs/>
      <w:sz w:val="20"/>
      <w:szCs w:val="20"/>
    </w:rPr>
  </w:style>
  <w:style w:type="paragraph" w:styleId="BalloonText">
    <w:name w:val="Balloon Text"/>
    <w:basedOn w:val="Normal"/>
    <w:link w:val="BalloonTextChar"/>
    <w:uiPriority w:val="99"/>
    <w:semiHidden/>
    <w:unhideWhenUsed/>
    <w:rsid w:val="00057C13"/>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057C13"/>
    <w:rPr>
      <w:rFonts w:ascii="Tahoma" w:hAnsi="Tahoma" w:cs="Tahoma"/>
      <w:sz w:val="16"/>
      <w:szCs w:val="16"/>
    </w:rPr>
  </w:style>
  <w:style w:type="paragraph" w:styleId="FootnoteText">
    <w:name w:val="footnote text"/>
    <w:basedOn w:val="Normal"/>
    <w:link w:val="FootnoteTextChar"/>
    <w:uiPriority w:val="99"/>
    <w:semiHidden/>
    <w:unhideWhenUsed/>
    <w:rsid w:val="0084728F"/>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84728F"/>
    <w:rPr>
      <w:sz w:val="20"/>
      <w:szCs w:val="20"/>
    </w:rPr>
  </w:style>
  <w:style w:type="character" w:styleId="FootnoteReference">
    <w:name w:val="footnote reference"/>
    <w:basedOn w:val="DefaultParagraphFont"/>
    <w:uiPriority w:val="99"/>
    <w:semiHidden/>
    <w:unhideWhenUsed/>
    <w:rsid w:val="0084728F"/>
    <w:rPr>
      <w:vertAlign w:val="superscript"/>
    </w:rPr>
  </w:style>
  <w:style w:type="paragraph" w:styleId="Header">
    <w:name w:val="header"/>
    <w:basedOn w:val="Normal"/>
    <w:link w:val="HeaderChar"/>
    <w:uiPriority w:val="99"/>
    <w:unhideWhenUsed/>
    <w:rsid w:val="00FE10BC"/>
    <w:pPr>
      <w:tabs>
        <w:tab w:val="center" w:pos="4680"/>
        <w:tab w:val="right" w:pos="9360"/>
      </w:tabs>
      <w:spacing w:after="0" w:line="240" w:lineRule="auto"/>
    </w:pPr>
  </w:style>
  <w:style w:type="character" w:styleId="HeaderChar" w:customStyle="1">
    <w:name w:val="Header Char"/>
    <w:basedOn w:val="DefaultParagraphFont"/>
    <w:link w:val="Header"/>
    <w:uiPriority w:val="99"/>
    <w:rsid w:val="00FE10BC"/>
  </w:style>
  <w:style w:type="paragraph" w:styleId="Footer">
    <w:name w:val="footer"/>
    <w:basedOn w:val="Normal"/>
    <w:link w:val="FooterChar"/>
    <w:uiPriority w:val="99"/>
    <w:unhideWhenUsed/>
    <w:rsid w:val="00FE10BC"/>
    <w:pPr>
      <w:tabs>
        <w:tab w:val="center" w:pos="4680"/>
        <w:tab w:val="right" w:pos="9360"/>
      </w:tabs>
      <w:spacing w:after="0" w:line="240" w:lineRule="auto"/>
    </w:pPr>
  </w:style>
  <w:style w:type="character" w:styleId="FooterChar" w:customStyle="1">
    <w:name w:val="Footer Char"/>
    <w:basedOn w:val="DefaultParagraphFont"/>
    <w:link w:val="Footer"/>
    <w:uiPriority w:val="99"/>
    <w:rsid w:val="00FE10BC"/>
  </w:style>
  <w:style w:type="paragraph" w:styleId="ListParagraph">
    <w:name w:val="List Paragraph"/>
    <w:basedOn w:val="Normal"/>
    <w:uiPriority w:val="34"/>
    <w:qFormat/>
    <w:rsid w:val="00EB72B0"/>
    <w:pPr>
      <w:ind w:left="720"/>
      <w:contextualSpacing/>
    </w:pPr>
  </w:style>
  <w:style w:type="paragraph" w:styleId="NormalWeb">
    <w:name w:val="Normal (Web)"/>
    <w:basedOn w:val="Normal"/>
    <w:uiPriority w:val="99"/>
    <w:semiHidden/>
    <w:unhideWhenUsed/>
    <w:rsid w:val="00E148C7"/>
    <w:pPr>
      <w:spacing w:before="100" w:beforeAutospacing="1" w:after="100" w:afterAutospacing="1" w:line="240" w:lineRule="auto"/>
    </w:pPr>
    <w:rPr>
      <w:rFonts w:ascii="Times New Roman" w:hAnsi="Times New Roman" w:eastAsia="Times New Roman" w:cs="Times New Roman"/>
      <w:sz w:val="24"/>
      <w:szCs w:val="24"/>
      <w:lang w:val="en-US"/>
    </w:rPr>
  </w:style>
  <w:style w:type="table" w:styleId="TableGrid">
    <w:name w:val="Table Grid"/>
    <w:basedOn w:val="TableNormal"/>
    <w:uiPriority w:val="59"/>
    <w:rsid w:val="006C1CF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qrcodeenter-data-url" w:customStyle="1">
    <w:name w:val="qrcode__enter-data-url"/>
    <w:basedOn w:val="DefaultParagraphFont"/>
    <w:rsid w:val="00055212"/>
  </w:style>
  <w:style w:type="paragraph" w:styleId="NoSpacing">
    <w:name w:val="No Spacing"/>
    <w:link w:val="NoSpacingChar"/>
    <w:uiPriority w:val="1"/>
    <w:qFormat/>
    <w:rsid w:val="00055212"/>
    <w:pPr>
      <w:spacing w:after="0" w:line="240" w:lineRule="auto"/>
    </w:pPr>
  </w:style>
  <w:style w:type="character" w:styleId="FollowedHyperlink">
    <w:name w:val="FollowedHyperlink"/>
    <w:basedOn w:val="DefaultParagraphFont"/>
    <w:uiPriority w:val="99"/>
    <w:semiHidden/>
    <w:unhideWhenUsed/>
    <w:rsid w:val="00507F2F"/>
    <w:rPr>
      <w:color w:val="800080" w:themeColor="followedHyperlink"/>
      <w:u w:val="single"/>
    </w:rPr>
  </w:style>
  <w:style w:type="character" w:styleId="UnresolvedMention">
    <w:name w:val="Unresolved Mention"/>
    <w:basedOn w:val="DefaultParagraphFont"/>
    <w:uiPriority w:val="99"/>
    <w:unhideWhenUsed/>
    <w:rsid w:val="00AE3FDB"/>
    <w:rPr>
      <w:color w:val="808080"/>
      <w:shd w:val="clear" w:color="auto" w:fill="E6E6E6"/>
    </w:rPr>
  </w:style>
  <w:style w:type="paragraph" w:styleId="HTMLPreformatted">
    <w:name w:val="HTML Preformatted"/>
    <w:basedOn w:val="Normal"/>
    <w:link w:val="HTMLPreformattedChar"/>
    <w:uiPriority w:val="99"/>
    <w:unhideWhenUsed/>
    <w:rsid w:val="00021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val="en-US"/>
    </w:rPr>
  </w:style>
  <w:style w:type="character" w:styleId="HTMLPreformattedChar" w:customStyle="1">
    <w:name w:val="HTML Preformatted Char"/>
    <w:basedOn w:val="DefaultParagraphFont"/>
    <w:link w:val="HTMLPreformatted"/>
    <w:uiPriority w:val="99"/>
    <w:rsid w:val="00021DD5"/>
    <w:rPr>
      <w:rFonts w:ascii="Courier New" w:hAnsi="Courier New" w:eastAsia="Times New Roman" w:cs="Courier New"/>
      <w:sz w:val="20"/>
      <w:szCs w:val="20"/>
      <w:lang w:val="en-US"/>
    </w:rPr>
  </w:style>
  <w:style w:type="character" w:styleId="Heading2Char" w:customStyle="1">
    <w:name w:val="Heading 2 Char"/>
    <w:basedOn w:val="DefaultParagraphFont"/>
    <w:link w:val="Heading2"/>
    <w:uiPriority w:val="9"/>
    <w:rsid w:val="00C3655E"/>
    <w:rPr>
      <w:rFonts w:asciiTheme="majorHAnsi" w:hAnsiTheme="majorHAnsi" w:eastAsiaTheme="majorEastAsia" w:cstheme="majorBidi"/>
      <w:color w:val="365F91" w:themeColor="accent1" w:themeShade="BF"/>
      <w:sz w:val="26"/>
      <w:szCs w:val="26"/>
      <w:lang w:val="en-US"/>
    </w:rPr>
  </w:style>
  <w:style w:type="character" w:styleId="Heading1Char" w:customStyle="1">
    <w:name w:val="Heading 1 Char"/>
    <w:basedOn w:val="DefaultParagraphFont"/>
    <w:link w:val="Heading1"/>
    <w:uiPriority w:val="9"/>
    <w:rsid w:val="009374CF"/>
    <w:rPr>
      <w:rFonts w:asciiTheme="majorHAnsi" w:hAnsiTheme="majorHAnsi" w:eastAsiaTheme="majorEastAsia" w:cstheme="majorBidi"/>
      <w:color w:val="365F91" w:themeColor="accent1" w:themeShade="BF"/>
      <w:sz w:val="32"/>
      <w:szCs w:val="32"/>
    </w:rPr>
  </w:style>
  <w:style w:type="character" w:styleId="Heading3Char" w:customStyle="1">
    <w:name w:val="Heading 3 Char"/>
    <w:basedOn w:val="DefaultParagraphFont"/>
    <w:link w:val="Heading3"/>
    <w:uiPriority w:val="9"/>
    <w:rsid w:val="00CE3E2E"/>
    <w:rPr>
      <w:rFonts w:asciiTheme="majorHAnsi" w:hAnsiTheme="majorHAnsi" w:eastAsiaTheme="majorEastAsia" w:cstheme="majorBidi"/>
      <w:color w:val="243F60" w:themeColor="accent1" w:themeShade="7F"/>
      <w:sz w:val="24"/>
      <w:szCs w:val="24"/>
    </w:rPr>
  </w:style>
  <w:style w:type="character" w:styleId="IntenseEmphasis">
    <w:name w:val="Intense Emphasis"/>
    <w:basedOn w:val="DefaultParagraphFont"/>
    <w:uiPriority w:val="21"/>
    <w:qFormat/>
    <w:rsid w:val="003C30BC"/>
    <w:rPr>
      <w:i/>
      <w:iCs/>
      <w:color w:val="4F81BD" w:themeColor="accent1"/>
    </w:rPr>
  </w:style>
  <w:style w:type="character" w:styleId="Strong">
    <w:name w:val="Strong"/>
    <w:basedOn w:val="DefaultParagraphFont"/>
    <w:uiPriority w:val="22"/>
    <w:qFormat/>
    <w:rsid w:val="003C30BC"/>
    <w:rPr>
      <w:b/>
      <w:bCs/>
    </w:rPr>
  </w:style>
  <w:style w:type="paragraph" w:styleId="TOCHeading">
    <w:name w:val="TOC Heading"/>
    <w:basedOn w:val="Heading1"/>
    <w:next w:val="Normal"/>
    <w:uiPriority w:val="39"/>
    <w:unhideWhenUsed/>
    <w:qFormat/>
    <w:rsid w:val="000A2BD6"/>
    <w:pPr>
      <w:spacing w:line="259" w:lineRule="auto"/>
      <w:outlineLvl w:val="9"/>
    </w:pPr>
    <w:rPr>
      <w:lang w:val="en-US"/>
    </w:rPr>
  </w:style>
  <w:style w:type="paragraph" w:styleId="TOC2">
    <w:name w:val="toc 2"/>
    <w:basedOn w:val="Normal"/>
    <w:next w:val="Normal"/>
    <w:autoRedefine/>
    <w:uiPriority w:val="39"/>
    <w:unhideWhenUsed/>
    <w:rsid w:val="000A2BD6"/>
    <w:pPr>
      <w:spacing w:after="100" w:line="259" w:lineRule="auto"/>
      <w:ind w:left="220"/>
    </w:pPr>
    <w:rPr>
      <w:rFonts w:cs="Times New Roman" w:eastAsiaTheme="minorEastAsia"/>
      <w:lang w:val="en-US"/>
    </w:rPr>
  </w:style>
  <w:style w:type="paragraph" w:styleId="TOC1">
    <w:name w:val="toc 1"/>
    <w:basedOn w:val="Normal"/>
    <w:next w:val="Normal"/>
    <w:autoRedefine/>
    <w:uiPriority w:val="39"/>
    <w:unhideWhenUsed/>
    <w:rsid w:val="000A2BD6"/>
    <w:pPr>
      <w:spacing w:after="100" w:line="259" w:lineRule="auto"/>
    </w:pPr>
    <w:rPr>
      <w:rFonts w:cs="Times New Roman" w:eastAsiaTheme="minorEastAsia"/>
      <w:lang w:val="en-US"/>
    </w:rPr>
  </w:style>
  <w:style w:type="paragraph" w:styleId="TOC3">
    <w:name w:val="toc 3"/>
    <w:basedOn w:val="Normal"/>
    <w:next w:val="Normal"/>
    <w:autoRedefine/>
    <w:uiPriority w:val="39"/>
    <w:unhideWhenUsed/>
    <w:rsid w:val="000A2BD6"/>
    <w:pPr>
      <w:spacing w:after="100" w:line="259" w:lineRule="auto"/>
      <w:ind w:left="440"/>
    </w:pPr>
    <w:rPr>
      <w:rFonts w:cs="Times New Roman" w:eastAsiaTheme="minorEastAsia"/>
      <w:lang w:val="en-US"/>
    </w:rPr>
  </w:style>
  <w:style w:type="character" w:styleId="NoSpacingChar" w:customStyle="1">
    <w:name w:val="No Spacing Char"/>
    <w:basedOn w:val="DefaultParagraphFont"/>
    <w:link w:val="NoSpacing"/>
    <w:uiPriority w:val="1"/>
    <w:rsid w:val="000A2BD6"/>
  </w:style>
  <w:style w:type="paragraph" w:styleId="Title">
    <w:name w:val="Title"/>
    <w:basedOn w:val="Normal"/>
    <w:next w:val="Normal"/>
    <w:link w:val="TitleChar"/>
    <w:uiPriority w:val="10"/>
    <w:qFormat/>
    <w:rsid w:val="00E2610E"/>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2610E"/>
    <w:rPr>
      <w:rFonts w:asciiTheme="majorHAnsi" w:hAnsiTheme="majorHAnsi" w:eastAsiaTheme="majorEastAsia" w:cstheme="majorBidi"/>
      <w:spacing w:val="-10"/>
      <w:kern w:val="28"/>
      <w:sz w:val="56"/>
      <w:szCs w:val="56"/>
    </w:rPr>
  </w:style>
  <w:style w:type="character" w:styleId="Heading4Char" w:customStyle="1">
    <w:name w:val="Heading 4 Char"/>
    <w:basedOn w:val="DefaultParagraphFont"/>
    <w:link w:val="Heading4"/>
    <w:uiPriority w:val="9"/>
    <w:rsid w:val="00690DA3"/>
    <w:rPr>
      <w:rFonts w:asciiTheme="majorHAnsi" w:hAnsiTheme="majorHAnsi" w:eastAsiaTheme="majorEastAsia" w:cstheme="majorBidi"/>
      <w:i/>
      <w:iCs/>
      <w:color w:val="365F91" w:themeColor="accent1" w:themeShade="BF"/>
    </w:rPr>
  </w:style>
  <w:style w:type="character" w:styleId="IntenseReference">
    <w:name w:val="Intense Reference"/>
    <w:basedOn w:val="DefaultParagraphFont"/>
    <w:uiPriority w:val="32"/>
    <w:qFormat/>
    <w:rsid w:val="00467FF9"/>
    <w:rPr>
      <w:b/>
      <w:bCs/>
      <w:smallCaps/>
      <w:color w:val="4F81BD" w:themeColor="accent1"/>
      <w:spacing w:val="5"/>
    </w:rPr>
  </w:style>
  <w:style w:type="character" w:styleId="Mention">
    <w:name w:val="Mention"/>
    <w:basedOn w:val="DefaultParagraphFont"/>
    <w:uiPriority w:val="99"/>
    <w:unhideWhenUsed/>
    <w:rPr>
      <w:color w:val="2B579A"/>
      <w:shd w:val="clear" w:color="auto" w:fill="E6E6E6"/>
    </w:rPr>
  </w:style>
</w:styles>
</file>

<file path=word/tasks.xml><?xml version="1.0" encoding="utf-8"?>
<t:Tasks xmlns:t="http://schemas.microsoft.com/office/tasks/2019/documenttasks" xmlns:oel="http://schemas.microsoft.com/office/2019/extlst">
  <t:Task id="{4239F587-FD59-4E8D-A7FE-C0E93AC302D2}">
    <t:Anchor>
      <t:Comment id="615228046"/>
    </t:Anchor>
    <t:History>
      <t:Event id="{EAFBCA5F-6EC1-4C9E-8E1C-06AC55240FF6}" time="2021-07-28T17:18:06.937Z">
        <t:Attribution userId="S::ybeydoun@unicef.org::d1718161-8f42-4017-84a4-7e241fd7f6c2" userProvider="AD" userName="Yosr Beydoun"/>
        <t:Anchor>
          <t:Comment id="1236622585"/>
        </t:Anchor>
        <t:Create/>
      </t:Event>
      <t:Event id="{ED007518-6E5F-42A3-A077-C419F5A19B23}" time="2021-07-28T17:18:06.937Z">
        <t:Attribution userId="S::ybeydoun@unicef.org::d1718161-8f42-4017-84a4-7e241fd7f6c2" userProvider="AD" userName="Yosr Beydoun"/>
        <t:Anchor>
          <t:Comment id="1236622585"/>
        </t:Anchor>
        <t:Assign userId="S::rabisaad@unicef.org::457478c3-a574-475e-b3cd-8a728fc3d03e" userProvider="AD" userName="Roula Abi Saad"/>
      </t:Event>
      <t:Event id="{0E9E7F79-8E58-455D-8B4B-739741C688EB}" time="2021-07-28T17:18:06.937Z">
        <t:Attribution userId="S::ybeydoun@unicef.org::d1718161-8f42-4017-84a4-7e241fd7f6c2" userProvider="AD" userName="Yosr Beydoun"/>
        <t:Anchor>
          <t:Comment id="1236622585"/>
        </t:Anchor>
        <t:SetTitle title="@Roula Abi Saad kindly will reply by email regarding this. please wait till tomorrow"/>
      </t:Event>
    </t:History>
  </t:Task>
</t:Task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533902">
      <w:bodyDiv w:val="1"/>
      <w:marLeft w:val="0"/>
      <w:marRight w:val="0"/>
      <w:marTop w:val="0"/>
      <w:marBottom w:val="0"/>
      <w:divBdr>
        <w:top w:val="none" w:sz="0" w:space="0" w:color="auto"/>
        <w:left w:val="none" w:sz="0" w:space="0" w:color="auto"/>
        <w:bottom w:val="none" w:sz="0" w:space="0" w:color="auto"/>
        <w:right w:val="none" w:sz="0" w:space="0" w:color="auto"/>
      </w:divBdr>
      <w:divsChild>
        <w:div w:id="1836190082">
          <w:marLeft w:val="0"/>
          <w:marRight w:val="0"/>
          <w:marTop w:val="0"/>
          <w:marBottom w:val="900"/>
          <w:divBdr>
            <w:top w:val="none" w:sz="0" w:space="0" w:color="auto"/>
            <w:left w:val="none" w:sz="0" w:space="0" w:color="auto"/>
            <w:bottom w:val="none" w:sz="0" w:space="0" w:color="auto"/>
            <w:right w:val="none" w:sz="0" w:space="0" w:color="auto"/>
          </w:divBdr>
          <w:divsChild>
            <w:div w:id="1782264898">
              <w:marLeft w:val="0"/>
              <w:marRight w:val="0"/>
              <w:marTop w:val="0"/>
              <w:marBottom w:val="0"/>
              <w:divBdr>
                <w:top w:val="none" w:sz="0" w:space="0" w:color="auto"/>
                <w:left w:val="none" w:sz="0" w:space="0" w:color="auto"/>
                <w:bottom w:val="none" w:sz="0" w:space="0" w:color="auto"/>
                <w:right w:val="none" w:sz="0" w:space="0" w:color="auto"/>
              </w:divBdr>
              <w:divsChild>
                <w:div w:id="307059380">
                  <w:marLeft w:val="0"/>
                  <w:marRight w:val="0"/>
                  <w:marTop w:val="0"/>
                  <w:marBottom w:val="0"/>
                  <w:divBdr>
                    <w:top w:val="none" w:sz="0" w:space="0" w:color="auto"/>
                    <w:left w:val="none" w:sz="0" w:space="0" w:color="auto"/>
                    <w:bottom w:val="none" w:sz="0" w:space="0" w:color="auto"/>
                    <w:right w:val="none" w:sz="0" w:space="0" w:color="auto"/>
                  </w:divBdr>
                  <w:divsChild>
                    <w:div w:id="226187406">
                      <w:marLeft w:val="0"/>
                      <w:marRight w:val="0"/>
                      <w:marTop w:val="0"/>
                      <w:marBottom w:val="0"/>
                      <w:divBdr>
                        <w:top w:val="none" w:sz="0" w:space="0" w:color="auto"/>
                        <w:left w:val="none" w:sz="0" w:space="0" w:color="auto"/>
                        <w:bottom w:val="single" w:sz="6" w:space="0" w:color="EBEDF2"/>
                        <w:right w:val="none" w:sz="0" w:space="0" w:color="auto"/>
                      </w:divBdr>
                      <w:divsChild>
                        <w:div w:id="1144197368">
                          <w:marLeft w:val="0"/>
                          <w:marRight w:val="0"/>
                          <w:marTop w:val="0"/>
                          <w:marBottom w:val="0"/>
                          <w:divBdr>
                            <w:top w:val="none" w:sz="0" w:space="0" w:color="auto"/>
                            <w:left w:val="none" w:sz="0" w:space="0" w:color="auto"/>
                            <w:bottom w:val="none" w:sz="0" w:space="0" w:color="auto"/>
                            <w:right w:val="none" w:sz="0" w:space="0" w:color="auto"/>
                          </w:divBdr>
                          <w:divsChild>
                            <w:div w:id="29159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999074">
                      <w:marLeft w:val="0"/>
                      <w:marRight w:val="0"/>
                      <w:marTop w:val="0"/>
                      <w:marBottom w:val="0"/>
                      <w:divBdr>
                        <w:top w:val="none" w:sz="0" w:space="0" w:color="auto"/>
                        <w:left w:val="none" w:sz="0" w:space="0" w:color="auto"/>
                        <w:bottom w:val="none" w:sz="0" w:space="0" w:color="auto"/>
                        <w:right w:val="none" w:sz="0" w:space="0" w:color="auto"/>
                      </w:divBdr>
                      <w:divsChild>
                        <w:div w:id="424230384">
                          <w:marLeft w:val="0"/>
                          <w:marRight w:val="0"/>
                          <w:marTop w:val="0"/>
                          <w:marBottom w:val="0"/>
                          <w:divBdr>
                            <w:top w:val="none" w:sz="0" w:space="0" w:color="auto"/>
                            <w:left w:val="none" w:sz="0" w:space="0" w:color="auto"/>
                            <w:bottom w:val="none" w:sz="0" w:space="0" w:color="auto"/>
                            <w:right w:val="none" w:sz="0" w:space="0" w:color="auto"/>
                          </w:divBdr>
                          <w:divsChild>
                            <w:div w:id="194461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780661">
                  <w:marLeft w:val="0"/>
                  <w:marRight w:val="0"/>
                  <w:marTop w:val="0"/>
                  <w:marBottom w:val="0"/>
                  <w:divBdr>
                    <w:top w:val="none" w:sz="0" w:space="0" w:color="auto"/>
                    <w:left w:val="none" w:sz="0" w:space="0" w:color="auto"/>
                    <w:bottom w:val="none" w:sz="0" w:space="0" w:color="auto"/>
                    <w:right w:val="none" w:sz="0" w:space="0" w:color="auto"/>
                  </w:divBdr>
                  <w:divsChild>
                    <w:div w:id="893664740">
                      <w:marLeft w:val="0"/>
                      <w:marRight w:val="0"/>
                      <w:marTop w:val="0"/>
                      <w:marBottom w:val="0"/>
                      <w:divBdr>
                        <w:top w:val="none" w:sz="0" w:space="0" w:color="auto"/>
                        <w:left w:val="none" w:sz="0" w:space="0" w:color="auto"/>
                        <w:bottom w:val="none" w:sz="0" w:space="0" w:color="auto"/>
                        <w:right w:val="none" w:sz="0" w:space="0" w:color="auto"/>
                      </w:divBdr>
                      <w:divsChild>
                        <w:div w:id="863442276">
                          <w:marLeft w:val="0"/>
                          <w:marRight w:val="0"/>
                          <w:marTop w:val="0"/>
                          <w:marBottom w:val="0"/>
                          <w:divBdr>
                            <w:top w:val="none" w:sz="0" w:space="0" w:color="auto"/>
                            <w:left w:val="none" w:sz="0" w:space="0" w:color="auto"/>
                            <w:bottom w:val="none" w:sz="0" w:space="0" w:color="auto"/>
                            <w:right w:val="none" w:sz="0" w:space="0" w:color="auto"/>
                          </w:divBdr>
                          <w:divsChild>
                            <w:div w:id="126943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926638">
      <w:bodyDiv w:val="1"/>
      <w:marLeft w:val="0"/>
      <w:marRight w:val="0"/>
      <w:marTop w:val="0"/>
      <w:marBottom w:val="0"/>
      <w:divBdr>
        <w:top w:val="none" w:sz="0" w:space="0" w:color="auto"/>
        <w:left w:val="none" w:sz="0" w:space="0" w:color="auto"/>
        <w:bottom w:val="none" w:sz="0" w:space="0" w:color="auto"/>
        <w:right w:val="none" w:sz="0" w:space="0" w:color="auto"/>
      </w:divBdr>
      <w:divsChild>
        <w:div w:id="981693210">
          <w:marLeft w:val="0"/>
          <w:marRight w:val="0"/>
          <w:marTop w:val="0"/>
          <w:marBottom w:val="900"/>
          <w:divBdr>
            <w:top w:val="none" w:sz="0" w:space="0" w:color="auto"/>
            <w:left w:val="none" w:sz="0" w:space="0" w:color="auto"/>
            <w:bottom w:val="none" w:sz="0" w:space="0" w:color="auto"/>
            <w:right w:val="none" w:sz="0" w:space="0" w:color="auto"/>
          </w:divBdr>
          <w:divsChild>
            <w:div w:id="977415526">
              <w:marLeft w:val="0"/>
              <w:marRight w:val="0"/>
              <w:marTop w:val="0"/>
              <w:marBottom w:val="0"/>
              <w:divBdr>
                <w:top w:val="none" w:sz="0" w:space="0" w:color="auto"/>
                <w:left w:val="none" w:sz="0" w:space="0" w:color="auto"/>
                <w:bottom w:val="none" w:sz="0" w:space="0" w:color="auto"/>
                <w:right w:val="none" w:sz="0" w:space="0" w:color="auto"/>
              </w:divBdr>
              <w:divsChild>
                <w:div w:id="1832135798">
                  <w:marLeft w:val="0"/>
                  <w:marRight w:val="0"/>
                  <w:marTop w:val="0"/>
                  <w:marBottom w:val="0"/>
                  <w:divBdr>
                    <w:top w:val="none" w:sz="0" w:space="0" w:color="auto"/>
                    <w:left w:val="none" w:sz="0" w:space="0" w:color="auto"/>
                    <w:bottom w:val="none" w:sz="0" w:space="0" w:color="auto"/>
                    <w:right w:val="none" w:sz="0" w:space="0" w:color="auto"/>
                  </w:divBdr>
                  <w:divsChild>
                    <w:div w:id="1775441000">
                      <w:marLeft w:val="0"/>
                      <w:marRight w:val="0"/>
                      <w:marTop w:val="0"/>
                      <w:marBottom w:val="0"/>
                      <w:divBdr>
                        <w:top w:val="none" w:sz="0" w:space="0" w:color="auto"/>
                        <w:left w:val="none" w:sz="0" w:space="0" w:color="auto"/>
                        <w:bottom w:val="single" w:sz="6" w:space="0" w:color="EBEDF2"/>
                        <w:right w:val="none" w:sz="0" w:space="0" w:color="auto"/>
                      </w:divBdr>
                      <w:divsChild>
                        <w:div w:id="15935904">
                          <w:marLeft w:val="0"/>
                          <w:marRight w:val="0"/>
                          <w:marTop w:val="0"/>
                          <w:marBottom w:val="0"/>
                          <w:divBdr>
                            <w:top w:val="none" w:sz="0" w:space="0" w:color="auto"/>
                            <w:left w:val="none" w:sz="0" w:space="0" w:color="auto"/>
                            <w:bottom w:val="none" w:sz="0" w:space="0" w:color="auto"/>
                            <w:right w:val="none" w:sz="0" w:space="0" w:color="auto"/>
                          </w:divBdr>
                          <w:divsChild>
                            <w:div w:id="6430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098903">
                      <w:marLeft w:val="0"/>
                      <w:marRight w:val="0"/>
                      <w:marTop w:val="0"/>
                      <w:marBottom w:val="0"/>
                      <w:divBdr>
                        <w:top w:val="none" w:sz="0" w:space="0" w:color="auto"/>
                        <w:left w:val="none" w:sz="0" w:space="0" w:color="auto"/>
                        <w:bottom w:val="none" w:sz="0" w:space="0" w:color="auto"/>
                        <w:right w:val="none" w:sz="0" w:space="0" w:color="auto"/>
                      </w:divBdr>
                      <w:divsChild>
                        <w:div w:id="1489056555">
                          <w:marLeft w:val="0"/>
                          <w:marRight w:val="0"/>
                          <w:marTop w:val="0"/>
                          <w:marBottom w:val="0"/>
                          <w:divBdr>
                            <w:top w:val="none" w:sz="0" w:space="0" w:color="auto"/>
                            <w:left w:val="none" w:sz="0" w:space="0" w:color="auto"/>
                            <w:bottom w:val="none" w:sz="0" w:space="0" w:color="auto"/>
                            <w:right w:val="none" w:sz="0" w:space="0" w:color="auto"/>
                          </w:divBdr>
                          <w:divsChild>
                            <w:div w:id="188482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7638886">
      <w:bodyDiv w:val="1"/>
      <w:marLeft w:val="0"/>
      <w:marRight w:val="0"/>
      <w:marTop w:val="0"/>
      <w:marBottom w:val="0"/>
      <w:divBdr>
        <w:top w:val="none" w:sz="0" w:space="0" w:color="auto"/>
        <w:left w:val="none" w:sz="0" w:space="0" w:color="auto"/>
        <w:bottom w:val="none" w:sz="0" w:space="0" w:color="auto"/>
        <w:right w:val="none" w:sz="0" w:space="0" w:color="auto"/>
      </w:divBdr>
    </w:div>
    <w:div w:id="249505033">
      <w:bodyDiv w:val="1"/>
      <w:marLeft w:val="0"/>
      <w:marRight w:val="0"/>
      <w:marTop w:val="0"/>
      <w:marBottom w:val="0"/>
      <w:divBdr>
        <w:top w:val="none" w:sz="0" w:space="0" w:color="auto"/>
        <w:left w:val="none" w:sz="0" w:space="0" w:color="auto"/>
        <w:bottom w:val="none" w:sz="0" w:space="0" w:color="auto"/>
        <w:right w:val="none" w:sz="0" w:space="0" w:color="auto"/>
      </w:divBdr>
    </w:div>
    <w:div w:id="260382872">
      <w:bodyDiv w:val="1"/>
      <w:marLeft w:val="0"/>
      <w:marRight w:val="0"/>
      <w:marTop w:val="0"/>
      <w:marBottom w:val="0"/>
      <w:divBdr>
        <w:top w:val="none" w:sz="0" w:space="0" w:color="auto"/>
        <w:left w:val="none" w:sz="0" w:space="0" w:color="auto"/>
        <w:bottom w:val="none" w:sz="0" w:space="0" w:color="auto"/>
        <w:right w:val="none" w:sz="0" w:space="0" w:color="auto"/>
      </w:divBdr>
    </w:div>
    <w:div w:id="267125746">
      <w:bodyDiv w:val="1"/>
      <w:marLeft w:val="0"/>
      <w:marRight w:val="0"/>
      <w:marTop w:val="0"/>
      <w:marBottom w:val="0"/>
      <w:divBdr>
        <w:top w:val="none" w:sz="0" w:space="0" w:color="auto"/>
        <w:left w:val="none" w:sz="0" w:space="0" w:color="auto"/>
        <w:bottom w:val="none" w:sz="0" w:space="0" w:color="auto"/>
        <w:right w:val="none" w:sz="0" w:space="0" w:color="auto"/>
      </w:divBdr>
    </w:div>
    <w:div w:id="448012060">
      <w:bodyDiv w:val="1"/>
      <w:marLeft w:val="0"/>
      <w:marRight w:val="0"/>
      <w:marTop w:val="0"/>
      <w:marBottom w:val="0"/>
      <w:divBdr>
        <w:top w:val="none" w:sz="0" w:space="0" w:color="auto"/>
        <w:left w:val="none" w:sz="0" w:space="0" w:color="auto"/>
        <w:bottom w:val="none" w:sz="0" w:space="0" w:color="auto"/>
        <w:right w:val="none" w:sz="0" w:space="0" w:color="auto"/>
      </w:divBdr>
    </w:div>
    <w:div w:id="459761136">
      <w:bodyDiv w:val="1"/>
      <w:marLeft w:val="0"/>
      <w:marRight w:val="0"/>
      <w:marTop w:val="0"/>
      <w:marBottom w:val="0"/>
      <w:divBdr>
        <w:top w:val="none" w:sz="0" w:space="0" w:color="auto"/>
        <w:left w:val="none" w:sz="0" w:space="0" w:color="auto"/>
        <w:bottom w:val="none" w:sz="0" w:space="0" w:color="auto"/>
        <w:right w:val="none" w:sz="0" w:space="0" w:color="auto"/>
      </w:divBdr>
    </w:div>
    <w:div w:id="594090930">
      <w:bodyDiv w:val="1"/>
      <w:marLeft w:val="0"/>
      <w:marRight w:val="0"/>
      <w:marTop w:val="0"/>
      <w:marBottom w:val="0"/>
      <w:divBdr>
        <w:top w:val="none" w:sz="0" w:space="0" w:color="auto"/>
        <w:left w:val="none" w:sz="0" w:space="0" w:color="auto"/>
        <w:bottom w:val="none" w:sz="0" w:space="0" w:color="auto"/>
        <w:right w:val="none" w:sz="0" w:space="0" w:color="auto"/>
      </w:divBdr>
      <w:divsChild>
        <w:div w:id="2030905233">
          <w:marLeft w:val="0"/>
          <w:marRight w:val="0"/>
          <w:marTop w:val="0"/>
          <w:marBottom w:val="0"/>
          <w:divBdr>
            <w:top w:val="none" w:sz="0" w:space="0" w:color="auto"/>
            <w:left w:val="none" w:sz="0" w:space="0" w:color="auto"/>
            <w:bottom w:val="none" w:sz="0" w:space="0" w:color="auto"/>
            <w:right w:val="none" w:sz="0" w:space="0" w:color="auto"/>
          </w:divBdr>
          <w:divsChild>
            <w:div w:id="9651595">
              <w:marLeft w:val="-100"/>
              <w:marRight w:val="-100"/>
              <w:marTop w:val="0"/>
              <w:marBottom w:val="0"/>
              <w:divBdr>
                <w:top w:val="none" w:sz="0" w:space="0" w:color="auto"/>
                <w:left w:val="none" w:sz="0" w:space="0" w:color="auto"/>
                <w:bottom w:val="none" w:sz="0" w:space="0" w:color="auto"/>
                <w:right w:val="none" w:sz="0" w:space="0" w:color="auto"/>
              </w:divBdr>
            </w:div>
          </w:divsChild>
        </w:div>
        <w:div w:id="2144343096">
          <w:marLeft w:val="0"/>
          <w:marRight w:val="0"/>
          <w:marTop w:val="0"/>
          <w:marBottom w:val="0"/>
          <w:divBdr>
            <w:top w:val="none" w:sz="0" w:space="0" w:color="auto"/>
            <w:left w:val="none" w:sz="0" w:space="0" w:color="auto"/>
            <w:bottom w:val="none" w:sz="0" w:space="0" w:color="auto"/>
            <w:right w:val="none" w:sz="0" w:space="0" w:color="auto"/>
          </w:divBdr>
          <w:divsChild>
            <w:div w:id="2119256666">
              <w:marLeft w:val="-100"/>
              <w:marRight w:val="-100"/>
              <w:marTop w:val="0"/>
              <w:marBottom w:val="0"/>
              <w:divBdr>
                <w:top w:val="none" w:sz="0" w:space="0" w:color="auto"/>
                <w:left w:val="none" w:sz="0" w:space="0" w:color="auto"/>
                <w:bottom w:val="none" w:sz="0" w:space="0" w:color="auto"/>
                <w:right w:val="none" w:sz="0" w:space="0" w:color="auto"/>
              </w:divBdr>
            </w:div>
          </w:divsChild>
        </w:div>
        <w:div w:id="2084331100">
          <w:marLeft w:val="0"/>
          <w:marRight w:val="0"/>
          <w:marTop w:val="0"/>
          <w:marBottom w:val="0"/>
          <w:divBdr>
            <w:top w:val="none" w:sz="0" w:space="0" w:color="auto"/>
            <w:left w:val="none" w:sz="0" w:space="0" w:color="auto"/>
            <w:bottom w:val="none" w:sz="0" w:space="0" w:color="auto"/>
            <w:right w:val="none" w:sz="0" w:space="0" w:color="auto"/>
          </w:divBdr>
          <w:divsChild>
            <w:div w:id="953901720">
              <w:marLeft w:val="-100"/>
              <w:marRight w:val="-100"/>
              <w:marTop w:val="0"/>
              <w:marBottom w:val="0"/>
              <w:divBdr>
                <w:top w:val="none" w:sz="0" w:space="0" w:color="auto"/>
                <w:left w:val="none" w:sz="0" w:space="0" w:color="auto"/>
                <w:bottom w:val="none" w:sz="0" w:space="0" w:color="auto"/>
                <w:right w:val="none" w:sz="0" w:space="0" w:color="auto"/>
              </w:divBdr>
            </w:div>
          </w:divsChild>
        </w:div>
        <w:div w:id="1027833500">
          <w:marLeft w:val="0"/>
          <w:marRight w:val="0"/>
          <w:marTop w:val="0"/>
          <w:marBottom w:val="0"/>
          <w:divBdr>
            <w:top w:val="none" w:sz="0" w:space="0" w:color="auto"/>
            <w:left w:val="none" w:sz="0" w:space="0" w:color="auto"/>
            <w:bottom w:val="none" w:sz="0" w:space="0" w:color="auto"/>
            <w:right w:val="none" w:sz="0" w:space="0" w:color="auto"/>
          </w:divBdr>
          <w:divsChild>
            <w:div w:id="374740038">
              <w:marLeft w:val="-100"/>
              <w:marRight w:val="-100"/>
              <w:marTop w:val="0"/>
              <w:marBottom w:val="0"/>
              <w:divBdr>
                <w:top w:val="none" w:sz="0" w:space="0" w:color="auto"/>
                <w:left w:val="none" w:sz="0" w:space="0" w:color="auto"/>
                <w:bottom w:val="none" w:sz="0" w:space="0" w:color="auto"/>
                <w:right w:val="none" w:sz="0" w:space="0" w:color="auto"/>
              </w:divBdr>
            </w:div>
          </w:divsChild>
        </w:div>
        <w:div w:id="118190031">
          <w:marLeft w:val="0"/>
          <w:marRight w:val="0"/>
          <w:marTop w:val="0"/>
          <w:marBottom w:val="0"/>
          <w:divBdr>
            <w:top w:val="none" w:sz="0" w:space="0" w:color="auto"/>
            <w:left w:val="none" w:sz="0" w:space="0" w:color="auto"/>
            <w:bottom w:val="none" w:sz="0" w:space="0" w:color="auto"/>
            <w:right w:val="none" w:sz="0" w:space="0" w:color="auto"/>
          </w:divBdr>
          <w:divsChild>
            <w:div w:id="1648318790">
              <w:marLeft w:val="-100"/>
              <w:marRight w:val="-100"/>
              <w:marTop w:val="0"/>
              <w:marBottom w:val="0"/>
              <w:divBdr>
                <w:top w:val="none" w:sz="0" w:space="0" w:color="auto"/>
                <w:left w:val="none" w:sz="0" w:space="0" w:color="auto"/>
                <w:bottom w:val="none" w:sz="0" w:space="0" w:color="auto"/>
                <w:right w:val="none" w:sz="0" w:space="0" w:color="auto"/>
              </w:divBdr>
            </w:div>
          </w:divsChild>
        </w:div>
        <w:div w:id="56247051">
          <w:marLeft w:val="0"/>
          <w:marRight w:val="0"/>
          <w:marTop w:val="0"/>
          <w:marBottom w:val="0"/>
          <w:divBdr>
            <w:top w:val="none" w:sz="0" w:space="0" w:color="auto"/>
            <w:left w:val="none" w:sz="0" w:space="0" w:color="auto"/>
            <w:bottom w:val="none" w:sz="0" w:space="0" w:color="auto"/>
            <w:right w:val="none" w:sz="0" w:space="0" w:color="auto"/>
          </w:divBdr>
          <w:divsChild>
            <w:div w:id="2072262787">
              <w:marLeft w:val="-100"/>
              <w:marRight w:val="-100"/>
              <w:marTop w:val="0"/>
              <w:marBottom w:val="0"/>
              <w:divBdr>
                <w:top w:val="none" w:sz="0" w:space="0" w:color="auto"/>
                <w:left w:val="none" w:sz="0" w:space="0" w:color="auto"/>
                <w:bottom w:val="none" w:sz="0" w:space="0" w:color="auto"/>
                <w:right w:val="none" w:sz="0" w:space="0" w:color="auto"/>
              </w:divBdr>
            </w:div>
          </w:divsChild>
        </w:div>
        <w:div w:id="195822167">
          <w:marLeft w:val="0"/>
          <w:marRight w:val="0"/>
          <w:marTop w:val="0"/>
          <w:marBottom w:val="0"/>
          <w:divBdr>
            <w:top w:val="none" w:sz="0" w:space="0" w:color="auto"/>
            <w:left w:val="none" w:sz="0" w:space="0" w:color="auto"/>
            <w:bottom w:val="none" w:sz="0" w:space="0" w:color="auto"/>
            <w:right w:val="none" w:sz="0" w:space="0" w:color="auto"/>
          </w:divBdr>
          <w:divsChild>
            <w:div w:id="696197713">
              <w:marLeft w:val="-100"/>
              <w:marRight w:val="-100"/>
              <w:marTop w:val="0"/>
              <w:marBottom w:val="0"/>
              <w:divBdr>
                <w:top w:val="none" w:sz="0" w:space="0" w:color="auto"/>
                <w:left w:val="none" w:sz="0" w:space="0" w:color="auto"/>
                <w:bottom w:val="none" w:sz="0" w:space="0" w:color="auto"/>
                <w:right w:val="none" w:sz="0" w:space="0" w:color="auto"/>
              </w:divBdr>
            </w:div>
          </w:divsChild>
        </w:div>
        <w:div w:id="2137945600">
          <w:marLeft w:val="0"/>
          <w:marRight w:val="0"/>
          <w:marTop w:val="0"/>
          <w:marBottom w:val="0"/>
          <w:divBdr>
            <w:top w:val="none" w:sz="0" w:space="0" w:color="auto"/>
            <w:left w:val="none" w:sz="0" w:space="0" w:color="auto"/>
            <w:bottom w:val="none" w:sz="0" w:space="0" w:color="auto"/>
            <w:right w:val="none" w:sz="0" w:space="0" w:color="auto"/>
          </w:divBdr>
          <w:divsChild>
            <w:div w:id="1526602804">
              <w:marLeft w:val="-100"/>
              <w:marRight w:val="-100"/>
              <w:marTop w:val="0"/>
              <w:marBottom w:val="0"/>
              <w:divBdr>
                <w:top w:val="none" w:sz="0" w:space="0" w:color="auto"/>
                <w:left w:val="none" w:sz="0" w:space="0" w:color="auto"/>
                <w:bottom w:val="none" w:sz="0" w:space="0" w:color="auto"/>
                <w:right w:val="none" w:sz="0" w:space="0" w:color="auto"/>
              </w:divBdr>
            </w:div>
          </w:divsChild>
        </w:div>
        <w:div w:id="1090351374">
          <w:marLeft w:val="0"/>
          <w:marRight w:val="0"/>
          <w:marTop w:val="0"/>
          <w:marBottom w:val="0"/>
          <w:divBdr>
            <w:top w:val="none" w:sz="0" w:space="0" w:color="auto"/>
            <w:left w:val="none" w:sz="0" w:space="0" w:color="auto"/>
            <w:bottom w:val="none" w:sz="0" w:space="0" w:color="auto"/>
            <w:right w:val="none" w:sz="0" w:space="0" w:color="auto"/>
          </w:divBdr>
          <w:divsChild>
            <w:div w:id="224922099">
              <w:marLeft w:val="-100"/>
              <w:marRight w:val="-100"/>
              <w:marTop w:val="0"/>
              <w:marBottom w:val="0"/>
              <w:divBdr>
                <w:top w:val="none" w:sz="0" w:space="0" w:color="auto"/>
                <w:left w:val="none" w:sz="0" w:space="0" w:color="auto"/>
                <w:bottom w:val="none" w:sz="0" w:space="0" w:color="auto"/>
                <w:right w:val="none" w:sz="0" w:space="0" w:color="auto"/>
              </w:divBdr>
            </w:div>
          </w:divsChild>
        </w:div>
        <w:div w:id="858852488">
          <w:marLeft w:val="0"/>
          <w:marRight w:val="0"/>
          <w:marTop w:val="0"/>
          <w:marBottom w:val="0"/>
          <w:divBdr>
            <w:top w:val="none" w:sz="0" w:space="0" w:color="auto"/>
            <w:left w:val="none" w:sz="0" w:space="0" w:color="auto"/>
            <w:bottom w:val="none" w:sz="0" w:space="0" w:color="auto"/>
            <w:right w:val="none" w:sz="0" w:space="0" w:color="auto"/>
          </w:divBdr>
          <w:divsChild>
            <w:div w:id="1323699552">
              <w:marLeft w:val="-100"/>
              <w:marRight w:val="-100"/>
              <w:marTop w:val="0"/>
              <w:marBottom w:val="0"/>
              <w:divBdr>
                <w:top w:val="none" w:sz="0" w:space="0" w:color="auto"/>
                <w:left w:val="none" w:sz="0" w:space="0" w:color="auto"/>
                <w:bottom w:val="none" w:sz="0" w:space="0" w:color="auto"/>
                <w:right w:val="none" w:sz="0" w:space="0" w:color="auto"/>
              </w:divBdr>
            </w:div>
          </w:divsChild>
        </w:div>
        <w:div w:id="1751271101">
          <w:marLeft w:val="0"/>
          <w:marRight w:val="0"/>
          <w:marTop w:val="0"/>
          <w:marBottom w:val="0"/>
          <w:divBdr>
            <w:top w:val="none" w:sz="0" w:space="0" w:color="auto"/>
            <w:left w:val="none" w:sz="0" w:space="0" w:color="auto"/>
            <w:bottom w:val="none" w:sz="0" w:space="0" w:color="auto"/>
            <w:right w:val="none" w:sz="0" w:space="0" w:color="auto"/>
          </w:divBdr>
          <w:divsChild>
            <w:div w:id="1451167951">
              <w:marLeft w:val="-100"/>
              <w:marRight w:val="-100"/>
              <w:marTop w:val="0"/>
              <w:marBottom w:val="0"/>
              <w:divBdr>
                <w:top w:val="none" w:sz="0" w:space="0" w:color="auto"/>
                <w:left w:val="none" w:sz="0" w:space="0" w:color="auto"/>
                <w:bottom w:val="none" w:sz="0" w:space="0" w:color="auto"/>
                <w:right w:val="none" w:sz="0" w:space="0" w:color="auto"/>
              </w:divBdr>
            </w:div>
          </w:divsChild>
        </w:div>
        <w:div w:id="492184956">
          <w:marLeft w:val="0"/>
          <w:marRight w:val="0"/>
          <w:marTop w:val="0"/>
          <w:marBottom w:val="0"/>
          <w:divBdr>
            <w:top w:val="none" w:sz="0" w:space="0" w:color="auto"/>
            <w:left w:val="none" w:sz="0" w:space="0" w:color="auto"/>
            <w:bottom w:val="none" w:sz="0" w:space="0" w:color="auto"/>
            <w:right w:val="none" w:sz="0" w:space="0" w:color="auto"/>
          </w:divBdr>
          <w:divsChild>
            <w:div w:id="1570186694">
              <w:marLeft w:val="-100"/>
              <w:marRight w:val="-100"/>
              <w:marTop w:val="0"/>
              <w:marBottom w:val="0"/>
              <w:divBdr>
                <w:top w:val="none" w:sz="0" w:space="0" w:color="auto"/>
                <w:left w:val="none" w:sz="0" w:space="0" w:color="auto"/>
                <w:bottom w:val="none" w:sz="0" w:space="0" w:color="auto"/>
                <w:right w:val="none" w:sz="0" w:space="0" w:color="auto"/>
              </w:divBdr>
            </w:div>
          </w:divsChild>
        </w:div>
        <w:div w:id="1471632971">
          <w:marLeft w:val="0"/>
          <w:marRight w:val="0"/>
          <w:marTop w:val="0"/>
          <w:marBottom w:val="0"/>
          <w:divBdr>
            <w:top w:val="none" w:sz="0" w:space="0" w:color="auto"/>
            <w:left w:val="none" w:sz="0" w:space="0" w:color="auto"/>
            <w:bottom w:val="none" w:sz="0" w:space="0" w:color="auto"/>
            <w:right w:val="none" w:sz="0" w:space="0" w:color="auto"/>
          </w:divBdr>
          <w:divsChild>
            <w:div w:id="165022803">
              <w:marLeft w:val="-100"/>
              <w:marRight w:val="-100"/>
              <w:marTop w:val="0"/>
              <w:marBottom w:val="0"/>
              <w:divBdr>
                <w:top w:val="none" w:sz="0" w:space="0" w:color="auto"/>
                <w:left w:val="none" w:sz="0" w:space="0" w:color="auto"/>
                <w:bottom w:val="none" w:sz="0" w:space="0" w:color="auto"/>
                <w:right w:val="none" w:sz="0" w:space="0" w:color="auto"/>
              </w:divBdr>
            </w:div>
          </w:divsChild>
        </w:div>
        <w:div w:id="1306425626">
          <w:marLeft w:val="0"/>
          <w:marRight w:val="0"/>
          <w:marTop w:val="0"/>
          <w:marBottom w:val="0"/>
          <w:divBdr>
            <w:top w:val="none" w:sz="0" w:space="0" w:color="auto"/>
            <w:left w:val="none" w:sz="0" w:space="0" w:color="auto"/>
            <w:bottom w:val="none" w:sz="0" w:space="0" w:color="auto"/>
            <w:right w:val="none" w:sz="0" w:space="0" w:color="auto"/>
          </w:divBdr>
          <w:divsChild>
            <w:div w:id="683282638">
              <w:marLeft w:val="-100"/>
              <w:marRight w:val="-100"/>
              <w:marTop w:val="0"/>
              <w:marBottom w:val="0"/>
              <w:divBdr>
                <w:top w:val="none" w:sz="0" w:space="0" w:color="auto"/>
                <w:left w:val="none" w:sz="0" w:space="0" w:color="auto"/>
                <w:bottom w:val="none" w:sz="0" w:space="0" w:color="auto"/>
                <w:right w:val="none" w:sz="0" w:space="0" w:color="auto"/>
              </w:divBdr>
            </w:div>
          </w:divsChild>
        </w:div>
        <w:div w:id="1917323391">
          <w:marLeft w:val="0"/>
          <w:marRight w:val="0"/>
          <w:marTop w:val="0"/>
          <w:marBottom w:val="0"/>
          <w:divBdr>
            <w:top w:val="none" w:sz="0" w:space="0" w:color="auto"/>
            <w:left w:val="none" w:sz="0" w:space="0" w:color="auto"/>
            <w:bottom w:val="none" w:sz="0" w:space="0" w:color="auto"/>
            <w:right w:val="none" w:sz="0" w:space="0" w:color="auto"/>
          </w:divBdr>
          <w:divsChild>
            <w:div w:id="139620039">
              <w:marLeft w:val="-100"/>
              <w:marRight w:val="-100"/>
              <w:marTop w:val="0"/>
              <w:marBottom w:val="0"/>
              <w:divBdr>
                <w:top w:val="none" w:sz="0" w:space="0" w:color="auto"/>
                <w:left w:val="none" w:sz="0" w:space="0" w:color="auto"/>
                <w:bottom w:val="none" w:sz="0" w:space="0" w:color="auto"/>
                <w:right w:val="none" w:sz="0" w:space="0" w:color="auto"/>
              </w:divBdr>
            </w:div>
          </w:divsChild>
        </w:div>
        <w:div w:id="1352873686">
          <w:marLeft w:val="0"/>
          <w:marRight w:val="0"/>
          <w:marTop w:val="0"/>
          <w:marBottom w:val="0"/>
          <w:divBdr>
            <w:top w:val="none" w:sz="0" w:space="0" w:color="auto"/>
            <w:left w:val="none" w:sz="0" w:space="0" w:color="auto"/>
            <w:bottom w:val="none" w:sz="0" w:space="0" w:color="auto"/>
            <w:right w:val="none" w:sz="0" w:space="0" w:color="auto"/>
          </w:divBdr>
          <w:divsChild>
            <w:div w:id="1984312349">
              <w:marLeft w:val="-100"/>
              <w:marRight w:val="-100"/>
              <w:marTop w:val="0"/>
              <w:marBottom w:val="0"/>
              <w:divBdr>
                <w:top w:val="none" w:sz="0" w:space="0" w:color="auto"/>
                <w:left w:val="none" w:sz="0" w:space="0" w:color="auto"/>
                <w:bottom w:val="none" w:sz="0" w:space="0" w:color="auto"/>
                <w:right w:val="none" w:sz="0" w:space="0" w:color="auto"/>
              </w:divBdr>
            </w:div>
          </w:divsChild>
        </w:div>
        <w:div w:id="2053920843">
          <w:marLeft w:val="0"/>
          <w:marRight w:val="0"/>
          <w:marTop w:val="0"/>
          <w:marBottom w:val="0"/>
          <w:divBdr>
            <w:top w:val="none" w:sz="0" w:space="0" w:color="auto"/>
            <w:left w:val="none" w:sz="0" w:space="0" w:color="auto"/>
            <w:bottom w:val="none" w:sz="0" w:space="0" w:color="auto"/>
            <w:right w:val="none" w:sz="0" w:space="0" w:color="auto"/>
          </w:divBdr>
          <w:divsChild>
            <w:div w:id="1436949022">
              <w:marLeft w:val="-100"/>
              <w:marRight w:val="-100"/>
              <w:marTop w:val="0"/>
              <w:marBottom w:val="0"/>
              <w:divBdr>
                <w:top w:val="none" w:sz="0" w:space="0" w:color="auto"/>
                <w:left w:val="none" w:sz="0" w:space="0" w:color="auto"/>
                <w:bottom w:val="none" w:sz="0" w:space="0" w:color="auto"/>
                <w:right w:val="none" w:sz="0" w:space="0" w:color="auto"/>
              </w:divBdr>
            </w:div>
          </w:divsChild>
        </w:div>
        <w:div w:id="2146464161">
          <w:marLeft w:val="0"/>
          <w:marRight w:val="0"/>
          <w:marTop w:val="0"/>
          <w:marBottom w:val="0"/>
          <w:divBdr>
            <w:top w:val="none" w:sz="0" w:space="0" w:color="auto"/>
            <w:left w:val="none" w:sz="0" w:space="0" w:color="auto"/>
            <w:bottom w:val="none" w:sz="0" w:space="0" w:color="auto"/>
            <w:right w:val="none" w:sz="0" w:space="0" w:color="auto"/>
          </w:divBdr>
          <w:divsChild>
            <w:div w:id="1639266711">
              <w:marLeft w:val="-100"/>
              <w:marRight w:val="-100"/>
              <w:marTop w:val="0"/>
              <w:marBottom w:val="0"/>
              <w:divBdr>
                <w:top w:val="none" w:sz="0" w:space="0" w:color="auto"/>
                <w:left w:val="none" w:sz="0" w:space="0" w:color="auto"/>
                <w:bottom w:val="none" w:sz="0" w:space="0" w:color="auto"/>
                <w:right w:val="none" w:sz="0" w:space="0" w:color="auto"/>
              </w:divBdr>
            </w:div>
          </w:divsChild>
        </w:div>
        <w:div w:id="479730762">
          <w:marLeft w:val="0"/>
          <w:marRight w:val="0"/>
          <w:marTop w:val="0"/>
          <w:marBottom w:val="0"/>
          <w:divBdr>
            <w:top w:val="none" w:sz="0" w:space="0" w:color="auto"/>
            <w:left w:val="none" w:sz="0" w:space="0" w:color="auto"/>
            <w:bottom w:val="none" w:sz="0" w:space="0" w:color="auto"/>
            <w:right w:val="none" w:sz="0" w:space="0" w:color="auto"/>
          </w:divBdr>
          <w:divsChild>
            <w:div w:id="1548882546">
              <w:marLeft w:val="-100"/>
              <w:marRight w:val="-100"/>
              <w:marTop w:val="0"/>
              <w:marBottom w:val="0"/>
              <w:divBdr>
                <w:top w:val="none" w:sz="0" w:space="0" w:color="auto"/>
                <w:left w:val="none" w:sz="0" w:space="0" w:color="auto"/>
                <w:bottom w:val="none" w:sz="0" w:space="0" w:color="auto"/>
                <w:right w:val="none" w:sz="0" w:space="0" w:color="auto"/>
              </w:divBdr>
            </w:div>
          </w:divsChild>
        </w:div>
        <w:div w:id="335503231">
          <w:marLeft w:val="0"/>
          <w:marRight w:val="0"/>
          <w:marTop w:val="0"/>
          <w:marBottom w:val="0"/>
          <w:divBdr>
            <w:top w:val="none" w:sz="0" w:space="0" w:color="auto"/>
            <w:left w:val="none" w:sz="0" w:space="0" w:color="auto"/>
            <w:bottom w:val="none" w:sz="0" w:space="0" w:color="auto"/>
            <w:right w:val="none" w:sz="0" w:space="0" w:color="auto"/>
          </w:divBdr>
          <w:divsChild>
            <w:div w:id="1442846539">
              <w:marLeft w:val="-100"/>
              <w:marRight w:val="-100"/>
              <w:marTop w:val="0"/>
              <w:marBottom w:val="0"/>
              <w:divBdr>
                <w:top w:val="none" w:sz="0" w:space="0" w:color="auto"/>
                <w:left w:val="none" w:sz="0" w:space="0" w:color="auto"/>
                <w:bottom w:val="none" w:sz="0" w:space="0" w:color="auto"/>
                <w:right w:val="none" w:sz="0" w:space="0" w:color="auto"/>
              </w:divBdr>
            </w:div>
          </w:divsChild>
        </w:div>
        <w:div w:id="390005129">
          <w:marLeft w:val="0"/>
          <w:marRight w:val="0"/>
          <w:marTop w:val="0"/>
          <w:marBottom w:val="0"/>
          <w:divBdr>
            <w:top w:val="none" w:sz="0" w:space="0" w:color="auto"/>
            <w:left w:val="none" w:sz="0" w:space="0" w:color="auto"/>
            <w:bottom w:val="none" w:sz="0" w:space="0" w:color="auto"/>
            <w:right w:val="none" w:sz="0" w:space="0" w:color="auto"/>
          </w:divBdr>
          <w:divsChild>
            <w:div w:id="571354179">
              <w:marLeft w:val="-100"/>
              <w:marRight w:val="-100"/>
              <w:marTop w:val="0"/>
              <w:marBottom w:val="0"/>
              <w:divBdr>
                <w:top w:val="none" w:sz="0" w:space="0" w:color="auto"/>
                <w:left w:val="none" w:sz="0" w:space="0" w:color="auto"/>
                <w:bottom w:val="none" w:sz="0" w:space="0" w:color="auto"/>
                <w:right w:val="none" w:sz="0" w:space="0" w:color="auto"/>
              </w:divBdr>
            </w:div>
          </w:divsChild>
        </w:div>
        <w:div w:id="1072386652">
          <w:marLeft w:val="0"/>
          <w:marRight w:val="0"/>
          <w:marTop w:val="0"/>
          <w:marBottom w:val="0"/>
          <w:divBdr>
            <w:top w:val="none" w:sz="0" w:space="0" w:color="auto"/>
            <w:left w:val="none" w:sz="0" w:space="0" w:color="auto"/>
            <w:bottom w:val="none" w:sz="0" w:space="0" w:color="auto"/>
            <w:right w:val="none" w:sz="0" w:space="0" w:color="auto"/>
          </w:divBdr>
          <w:divsChild>
            <w:div w:id="2112895579">
              <w:marLeft w:val="-100"/>
              <w:marRight w:val="-100"/>
              <w:marTop w:val="0"/>
              <w:marBottom w:val="0"/>
              <w:divBdr>
                <w:top w:val="none" w:sz="0" w:space="0" w:color="auto"/>
                <w:left w:val="none" w:sz="0" w:space="0" w:color="auto"/>
                <w:bottom w:val="none" w:sz="0" w:space="0" w:color="auto"/>
                <w:right w:val="none" w:sz="0" w:space="0" w:color="auto"/>
              </w:divBdr>
            </w:div>
          </w:divsChild>
        </w:div>
        <w:div w:id="192153000">
          <w:marLeft w:val="0"/>
          <w:marRight w:val="0"/>
          <w:marTop w:val="0"/>
          <w:marBottom w:val="0"/>
          <w:divBdr>
            <w:top w:val="none" w:sz="0" w:space="0" w:color="auto"/>
            <w:left w:val="none" w:sz="0" w:space="0" w:color="auto"/>
            <w:bottom w:val="none" w:sz="0" w:space="0" w:color="auto"/>
            <w:right w:val="none" w:sz="0" w:space="0" w:color="auto"/>
          </w:divBdr>
          <w:divsChild>
            <w:div w:id="658385183">
              <w:marLeft w:val="-100"/>
              <w:marRight w:val="-100"/>
              <w:marTop w:val="0"/>
              <w:marBottom w:val="0"/>
              <w:divBdr>
                <w:top w:val="none" w:sz="0" w:space="0" w:color="auto"/>
                <w:left w:val="none" w:sz="0" w:space="0" w:color="auto"/>
                <w:bottom w:val="none" w:sz="0" w:space="0" w:color="auto"/>
                <w:right w:val="none" w:sz="0" w:space="0" w:color="auto"/>
              </w:divBdr>
            </w:div>
          </w:divsChild>
        </w:div>
        <w:div w:id="1387873141">
          <w:marLeft w:val="0"/>
          <w:marRight w:val="0"/>
          <w:marTop w:val="0"/>
          <w:marBottom w:val="0"/>
          <w:divBdr>
            <w:top w:val="none" w:sz="0" w:space="0" w:color="auto"/>
            <w:left w:val="none" w:sz="0" w:space="0" w:color="auto"/>
            <w:bottom w:val="none" w:sz="0" w:space="0" w:color="auto"/>
            <w:right w:val="none" w:sz="0" w:space="0" w:color="auto"/>
          </w:divBdr>
          <w:divsChild>
            <w:div w:id="437529899">
              <w:marLeft w:val="-100"/>
              <w:marRight w:val="-100"/>
              <w:marTop w:val="0"/>
              <w:marBottom w:val="0"/>
              <w:divBdr>
                <w:top w:val="none" w:sz="0" w:space="0" w:color="auto"/>
                <w:left w:val="none" w:sz="0" w:space="0" w:color="auto"/>
                <w:bottom w:val="none" w:sz="0" w:space="0" w:color="auto"/>
                <w:right w:val="none" w:sz="0" w:space="0" w:color="auto"/>
              </w:divBdr>
            </w:div>
          </w:divsChild>
        </w:div>
        <w:div w:id="646859871">
          <w:marLeft w:val="0"/>
          <w:marRight w:val="0"/>
          <w:marTop w:val="0"/>
          <w:marBottom w:val="0"/>
          <w:divBdr>
            <w:top w:val="none" w:sz="0" w:space="0" w:color="auto"/>
            <w:left w:val="none" w:sz="0" w:space="0" w:color="auto"/>
            <w:bottom w:val="none" w:sz="0" w:space="0" w:color="auto"/>
            <w:right w:val="none" w:sz="0" w:space="0" w:color="auto"/>
          </w:divBdr>
          <w:divsChild>
            <w:div w:id="2051227203">
              <w:marLeft w:val="-100"/>
              <w:marRight w:val="-100"/>
              <w:marTop w:val="0"/>
              <w:marBottom w:val="0"/>
              <w:divBdr>
                <w:top w:val="none" w:sz="0" w:space="0" w:color="auto"/>
                <w:left w:val="none" w:sz="0" w:space="0" w:color="auto"/>
                <w:bottom w:val="none" w:sz="0" w:space="0" w:color="auto"/>
                <w:right w:val="none" w:sz="0" w:space="0" w:color="auto"/>
              </w:divBdr>
            </w:div>
          </w:divsChild>
        </w:div>
        <w:div w:id="151912520">
          <w:marLeft w:val="0"/>
          <w:marRight w:val="0"/>
          <w:marTop w:val="0"/>
          <w:marBottom w:val="0"/>
          <w:divBdr>
            <w:top w:val="none" w:sz="0" w:space="0" w:color="auto"/>
            <w:left w:val="none" w:sz="0" w:space="0" w:color="auto"/>
            <w:bottom w:val="none" w:sz="0" w:space="0" w:color="auto"/>
            <w:right w:val="none" w:sz="0" w:space="0" w:color="auto"/>
          </w:divBdr>
          <w:divsChild>
            <w:div w:id="1711765983">
              <w:marLeft w:val="-100"/>
              <w:marRight w:val="-100"/>
              <w:marTop w:val="0"/>
              <w:marBottom w:val="0"/>
              <w:divBdr>
                <w:top w:val="none" w:sz="0" w:space="0" w:color="auto"/>
                <w:left w:val="none" w:sz="0" w:space="0" w:color="auto"/>
                <w:bottom w:val="none" w:sz="0" w:space="0" w:color="auto"/>
                <w:right w:val="none" w:sz="0" w:space="0" w:color="auto"/>
              </w:divBdr>
            </w:div>
          </w:divsChild>
        </w:div>
        <w:div w:id="1721126247">
          <w:marLeft w:val="0"/>
          <w:marRight w:val="0"/>
          <w:marTop w:val="0"/>
          <w:marBottom w:val="0"/>
          <w:divBdr>
            <w:top w:val="none" w:sz="0" w:space="0" w:color="auto"/>
            <w:left w:val="none" w:sz="0" w:space="0" w:color="auto"/>
            <w:bottom w:val="none" w:sz="0" w:space="0" w:color="auto"/>
            <w:right w:val="none" w:sz="0" w:space="0" w:color="auto"/>
          </w:divBdr>
          <w:divsChild>
            <w:div w:id="1554081525">
              <w:marLeft w:val="-100"/>
              <w:marRight w:val="-100"/>
              <w:marTop w:val="0"/>
              <w:marBottom w:val="0"/>
              <w:divBdr>
                <w:top w:val="none" w:sz="0" w:space="0" w:color="auto"/>
                <w:left w:val="none" w:sz="0" w:space="0" w:color="auto"/>
                <w:bottom w:val="none" w:sz="0" w:space="0" w:color="auto"/>
                <w:right w:val="none" w:sz="0" w:space="0" w:color="auto"/>
              </w:divBdr>
            </w:div>
          </w:divsChild>
        </w:div>
        <w:div w:id="691341914">
          <w:marLeft w:val="0"/>
          <w:marRight w:val="0"/>
          <w:marTop w:val="0"/>
          <w:marBottom w:val="0"/>
          <w:divBdr>
            <w:top w:val="none" w:sz="0" w:space="0" w:color="auto"/>
            <w:left w:val="none" w:sz="0" w:space="0" w:color="auto"/>
            <w:bottom w:val="none" w:sz="0" w:space="0" w:color="auto"/>
            <w:right w:val="none" w:sz="0" w:space="0" w:color="auto"/>
          </w:divBdr>
          <w:divsChild>
            <w:div w:id="2038578421">
              <w:marLeft w:val="-100"/>
              <w:marRight w:val="-100"/>
              <w:marTop w:val="0"/>
              <w:marBottom w:val="0"/>
              <w:divBdr>
                <w:top w:val="none" w:sz="0" w:space="0" w:color="auto"/>
                <w:left w:val="none" w:sz="0" w:space="0" w:color="auto"/>
                <w:bottom w:val="none" w:sz="0" w:space="0" w:color="auto"/>
                <w:right w:val="none" w:sz="0" w:space="0" w:color="auto"/>
              </w:divBdr>
            </w:div>
          </w:divsChild>
        </w:div>
        <w:div w:id="1073435785">
          <w:marLeft w:val="0"/>
          <w:marRight w:val="0"/>
          <w:marTop w:val="0"/>
          <w:marBottom w:val="0"/>
          <w:divBdr>
            <w:top w:val="none" w:sz="0" w:space="0" w:color="auto"/>
            <w:left w:val="none" w:sz="0" w:space="0" w:color="auto"/>
            <w:bottom w:val="none" w:sz="0" w:space="0" w:color="auto"/>
            <w:right w:val="none" w:sz="0" w:space="0" w:color="auto"/>
          </w:divBdr>
          <w:divsChild>
            <w:div w:id="981235392">
              <w:marLeft w:val="-100"/>
              <w:marRight w:val="-100"/>
              <w:marTop w:val="0"/>
              <w:marBottom w:val="0"/>
              <w:divBdr>
                <w:top w:val="none" w:sz="0" w:space="0" w:color="auto"/>
                <w:left w:val="none" w:sz="0" w:space="0" w:color="auto"/>
                <w:bottom w:val="none" w:sz="0" w:space="0" w:color="auto"/>
                <w:right w:val="none" w:sz="0" w:space="0" w:color="auto"/>
              </w:divBdr>
            </w:div>
          </w:divsChild>
        </w:div>
        <w:div w:id="1734768457">
          <w:marLeft w:val="0"/>
          <w:marRight w:val="0"/>
          <w:marTop w:val="0"/>
          <w:marBottom w:val="0"/>
          <w:divBdr>
            <w:top w:val="none" w:sz="0" w:space="0" w:color="auto"/>
            <w:left w:val="none" w:sz="0" w:space="0" w:color="auto"/>
            <w:bottom w:val="none" w:sz="0" w:space="0" w:color="auto"/>
            <w:right w:val="none" w:sz="0" w:space="0" w:color="auto"/>
          </w:divBdr>
          <w:divsChild>
            <w:div w:id="995231307">
              <w:marLeft w:val="-100"/>
              <w:marRight w:val="-100"/>
              <w:marTop w:val="0"/>
              <w:marBottom w:val="0"/>
              <w:divBdr>
                <w:top w:val="none" w:sz="0" w:space="0" w:color="auto"/>
                <w:left w:val="none" w:sz="0" w:space="0" w:color="auto"/>
                <w:bottom w:val="none" w:sz="0" w:space="0" w:color="auto"/>
                <w:right w:val="none" w:sz="0" w:space="0" w:color="auto"/>
              </w:divBdr>
            </w:div>
          </w:divsChild>
        </w:div>
        <w:div w:id="320743086">
          <w:marLeft w:val="0"/>
          <w:marRight w:val="0"/>
          <w:marTop w:val="0"/>
          <w:marBottom w:val="0"/>
          <w:divBdr>
            <w:top w:val="none" w:sz="0" w:space="0" w:color="auto"/>
            <w:left w:val="none" w:sz="0" w:space="0" w:color="auto"/>
            <w:bottom w:val="none" w:sz="0" w:space="0" w:color="auto"/>
            <w:right w:val="none" w:sz="0" w:space="0" w:color="auto"/>
          </w:divBdr>
          <w:divsChild>
            <w:div w:id="1218123668">
              <w:marLeft w:val="-100"/>
              <w:marRight w:val="-100"/>
              <w:marTop w:val="0"/>
              <w:marBottom w:val="0"/>
              <w:divBdr>
                <w:top w:val="none" w:sz="0" w:space="0" w:color="auto"/>
                <w:left w:val="none" w:sz="0" w:space="0" w:color="auto"/>
                <w:bottom w:val="none" w:sz="0" w:space="0" w:color="auto"/>
                <w:right w:val="none" w:sz="0" w:space="0" w:color="auto"/>
              </w:divBdr>
            </w:div>
          </w:divsChild>
        </w:div>
        <w:div w:id="1959486044">
          <w:marLeft w:val="0"/>
          <w:marRight w:val="0"/>
          <w:marTop w:val="0"/>
          <w:marBottom w:val="0"/>
          <w:divBdr>
            <w:top w:val="none" w:sz="0" w:space="0" w:color="auto"/>
            <w:left w:val="none" w:sz="0" w:space="0" w:color="auto"/>
            <w:bottom w:val="none" w:sz="0" w:space="0" w:color="auto"/>
            <w:right w:val="none" w:sz="0" w:space="0" w:color="auto"/>
          </w:divBdr>
          <w:divsChild>
            <w:div w:id="1872567578">
              <w:marLeft w:val="-100"/>
              <w:marRight w:val="-100"/>
              <w:marTop w:val="0"/>
              <w:marBottom w:val="0"/>
              <w:divBdr>
                <w:top w:val="none" w:sz="0" w:space="0" w:color="auto"/>
                <w:left w:val="none" w:sz="0" w:space="0" w:color="auto"/>
                <w:bottom w:val="none" w:sz="0" w:space="0" w:color="auto"/>
                <w:right w:val="none" w:sz="0" w:space="0" w:color="auto"/>
              </w:divBdr>
            </w:div>
          </w:divsChild>
        </w:div>
        <w:div w:id="774715398">
          <w:marLeft w:val="0"/>
          <w:marRight w:val="0"/>
          <w:marTop w:val="0"/>
          <w:marBottom w:val="0"/>
          <w:divBdr>
            <w:top w:val="none" w:sz="0" w:space="0" w:color="auto"/>
            <w:left w:val="none" w:sz="0" w:space="0" w:color="auto"/>
            <w:bottom w:val="none" w:sz="0" w:space="0" w:color="auto"/>
            <w:right w:val="none" w:sz="0" w:space="0" w:color="auto"/>
          </w:divBdr>
          <w:divsChild>
            <w:div w:id="224221041">
              <w:marLeft w:val="-100"/>
              <w:marRight w:val="-100"/>
              <w:marTop w:val="0"/>
              <w:marBottom w:val="0"/>
              <w:divBdr>
                <w:top w:val="none" w:sz="0" w:space="0" w:color="auto"/>
                <w:left w:val="none" w:sz="0" w:space="0" w:color="auto"/>
                <w:bottom w:val="none" w:sz="0" w:space="0" w:color="auto"/>
                <w:right w:val="none" w:sz="0" w:space="0" w:color="auto"/>
              </w:divBdr>
            </w:div>
          </w:divsChild>
        </w:div>
        <w:div w:id="463274165">
          <w:marLeft w:val="0"/>
          <w:marRight w:val="0"/>
          <w:marTop w:val="0"/>
          <w:marBottom w:val="0"/>
          <w:divBdr>
            <w:top w:val="none" w:sz="0" w:space="0" w:color="auto"/>
            <w:left w:val="none" w:sz="0" w:space="0" w:color="auto"/>
            <w:bottom w:val="none" w:sz="0" w:space="0" w:color="auto"/>
            <w:right w:val="none" w:sz="0" w:space="0" w:color="auto"/>
          </w:divBdr>
          <w:divsChild>
            <w:div w:id="1527869909">
              <w:marLeft w:val="-100"/>
              <w:marRight w:val="-100"/>
              <w:marTop w:val="0"/>
              <w:marBottom w:val="0"/>
              <w:divBdr>
                <w:top w:val="none" w:sz="0" w:space="0" w:color="auto"/>
                <w:left w:val="none" w:sz="0" w:space="0" w:color="auto"/>
                <w:bottom w:val="none" w:sz="0" w:space="0" w:color="auto"/>
                <w:right w:val="none" w:sz="0" w:space="0" w:color="auto"/>
              </w:divBdr>
            </w:div>
          </w:divsChild>
        </w:div>
        <w:div w:id="213352221">
          <w:marLeft w:val="0"/>
          <w:marRight w:val="0"/>
          <w:marTop w:val="0"/>
          <w:marBottom w:val="0"/>
          <w:divBdr>
            <w:top w:val="none" w:sz="0" w:space="0" w:color="auto"/>
            <w:left w:val="none" w:sz="0" w:space="0" w:color="auto"/>
            <w:bottom w:val="none" w:sz="0" w:space="0" w:color="auto"/>
            <w:right w:val="none" w:sz="0" w:space="0" w:color="auto"/>
          </w:divBdr>
          <w:divsChild>
            <w:div w:id="471868772">
              <w:marLeft w:val="-100"/>
              <w:marRight w:val="-100"/>
              <w:marTop w:val="0"/>
              <w:marBottom w:val="0"/>
              <w:divBdr>
                <w:top w:val="none" w:sz="0" w:space="0" w:color="auto"/>
                <w:left w:val="none" w:sz="0" w:space="0" w:color="auto"/>
                <w:bottom w:val="none" w:sz="0" w:space="0" w:color="auto"/>
                <w:right w:val="none" w:sz="0" w:space="0" w:color="auto"/>
              </w:divBdr>
            </w:div>
          </w:divsChild>
        </w:div>
        <w:div w:id="292292282">
          <w:marLeft w:val="0"/>
          <w:marRight w:val="0"/>
          <w:marTop w:val="0"/>
          <w:marBottom w:val="0"/>
          <w:divBdr>
            <w:top w:val="none" w:sz="0" w:space="0" w:color="auto"/>
            <w:left w:val="none" w:sz="0" w:space="0" w:color="auto"/>
            <w:bottom w:val="none" w:sz="0" w:space="0" w:color="auto"/>
            <w:right w:val="none" w:sz="0" w:space="0" w:color="auto"/>
          </w:divBdr>
          <w:divsChild>
            <w:div w:id="993220071">
              <w:marLeft w:val="-100"/>
              <w:marRight w:val="-100"/>
              <w:marTop w:val="0"/>
              <w:marBottom w:val="0"/>
              <w:divBdr>
                <w:top w:val="none" w:sz="0" w:space="0" w:color="auto"/>
                <w:left w:val="none" w:sz="0" w:space="0" w:color="auto"/>
                <w:bottom w:val="none" w:sz="0" w:space="0" w:color="auto"/>
                <w:right w:val="none" w:sz="0" w:space="0" w:color="auto"/>
              </w:divBdr>
            </w:div>
          </w:divsChild>
        </w:div>
        <w:div w:id="1563323331">
          <w:marLeft w:val="0"/>
          <w:marRight w:val="0"/>
          <w:marTop w:val="0"/>
          <w:marBottom w:val="0"/>
          <w:divBdr>
            <w:top w:val="none" w:sz="0" w:space="0" w:color="auto"/>
            <w:left w:val="none" w:sz="0" w:space="0" w:color="auto"/>
            <w:bottom w:val="none" w:sz="0" w:space="0" w:color="auto"/>
            <w:right w:val="none" w:sz="0" w:space="0" w:color="auto"/>
          </w:divBdr>
          <w:divsChild>
            <w:div w:id="694960438">
              <w:marLeft w:val="-100"/>
              <w:marRight w:val="-100"/>
              <w:marTop w:val="0"/>
              <w:marBottom w:val="0"/>
              <w:divBdr>
                <w:top w:val="none" w:sz="0" w:space="0" w:color="auto"/>
                <w:left w:val="none" w:sz="0" w:space="0" w:color="auto"/>
                <w:bottom w:val="none" w:sz="0" w:space="0" w:color="auto"/>
                <w:right w:val="none" w:sz="0" w:space="0" w:color="auto"/>
              </w:divBdr>
            </w:div>
          </w:divsChild>
        </w:div>
        <w:div w:id="1129661944">
          <w:marLeft w:val="0"/>
          <w:marRight w:val="0"/>
          <w:marTop w:val="0"/>
          <w:marBottom w:val="0"/>
          <w:divBdr>
            <w:top w:val="none" w:sz="0" w:space="0" w:color="auto"/>
            <w:left w:val="none" w:sz="0" w:space="0" w:color="auto"/>
            <w:bottom w:val="none" w:sz="0" w:space="0" w:color="auto"/>
            <w:right w:val="none" w:sz="0" w:space="0" w:color="auto"/>
          </w:divBdr>
          <w:divsChild>
            <w:div w:id="818618025">
              <w:marLeft w:val="-100"/>
              <w:marRight w:val="-100"/>
              <w:marTop w:val="0"/>
              <w:marBottom w:val="0"/>
              <w:divBdr>
                <w:top w:val="none" w:sz="0" w:space="0" w:color="auto"/>
                <w:left w:val="none" w:sz="0" w:space="0" w:color="auto"/>
                <w:bottom w:val="none" w:sz="0" w:space="0" w:color="auto"/>
                <w:right w:val="none" w:sz="0" w:space="0" w:color="auto"/>
              </w:divBdr>
            </w:div>
          </w:divsChild>
        </w:div>
        <w:div w:id="491265293">
          <w:marLeft w:val="0"/>
          <w:marRight w:val="0"/>
          <w:marTop w:val="0"/>
          <w:marBottom w:val="0"/>
          <w:divBdr>
            <w:top w:val="none" w:sz="0" w:space="0" w:color="auto"/>
            <w:left w:val="none" w:sz="0" w:space="0" w:color="auto"/>
            <w:bottom w:val="none" w:sz="0" w:space="0" w:color="auto"/>
            <w:right w:val="none" w:sz="0" w:space="0" w:color="auto"/>
          </w:divBdr>
          <w:divsChild>
            <w:div w:id="1308047071">
              <w:marLeft w:val="-100"/>
              <w:marRight w:val="-100"/>
              <w:marTop w:val="0"/>
              <w:marBottom w:val="0"/>
              <w:divBdr>
                <w:top w:val="none" w:sz="0" w:space="0" w:color="auto"/>
                <w:left w:val="none" w:sz="0" w:space="0" w:color="auto"/>
                <w:bottom w:val="none" w:sz="0" w:space="0" w:color="auto"/>
                <w:right w:val="none" w:sz="0" w:space="0" w:color="auto"/>
              </w:divBdr>
            </w:div>
          </w:divsChild>
        </w:div>
        <w:div w:id="1618368022">
          <w:marLeft w:val="0"/>
          <w:marRight w:val="0"/>
          <w:marTop w:val="0"/>
          <w:marBottom w:val="0"/>
          <w:divBdr>
            <w:top w:val="none" w:sz="0" w:space="0" w:color="auto"/>
            <w:left w:val="none" w:sz="0" w:space="0" w:color="auto"/>
            <w:bottom w:val="none" w:sz="0" w:space="0" w:color="auto"/>
            <w:right w:val="none" w:sz="0" w:space="0" w:color="auto"/>
          </w:divBdr>
          <w:divsChild>
            <w:div w:id="355159124">
              <w:marLeft w:val="-100"/>
              <w:marRight w:val="-100"/>
              <w:marTop w:val="0"/>
              <w:marBottom w:val="0"/>
              <w:divBdr>
                <w:top w:val="none" w:sz="0" w:space="0" w:color="auto"/>
                <w:left w:val="none" w:sz="0" w:space="0" w:color="auto"/>
                <w:bottom w:val="none" w:sz="0" w:space="0" w:color="auto"/>
                <w:right w:val="none" w:sz="0" w:space="0" w:color="auto"/>
              </w:divBdr>
            </w:div>
          </w:divsChild>
        </w:div>
        <w:div w:id="38554218">
          <w:marLeft w:val="0"/>
          <w:marRight w:val="0"/>
          <w:marTop w:val="0"/>
          <w:marBottom w:val="0"/>
          <w:divBdr>
            <w:top w:val="none" w:sz="0" w:space="0" w:color="auto"/>
            <w:left w:val="none" w:sz="0" w:space="0" w:color="auto"/>
            <w:bottom w:val="none" w:sz="0" w:space="0" w:color="auto"/>
            <w:right w:val="none" w:sz="0" w:space="0" w:color="auto"/>
          </w:divBdr>
          <w:divsChild>
            <w:div w:id="1014913841">
              <w:marLeft w:val="-100"/>
              <w:marRight w:val="-100"/>
              <w:marTop w:val="0"/>
              <w:marBottom w:val="0"/>
              <w:divBdr>
                <w:top w:val="none" w:sz="0" w:space="0" w:color="auto"/>
                <w:left w:val="none" w:sz="0" w:space="0" w:color="auto"/>
                <w:bottom w:val="none" w:sz="0" w:space="0" w:color="auto"/>
                <w:right w:val="none" w:sz="0" w:space="0" w:color="auto"/>
              </w:divBdr>
            </w:div>
          </w:divsChild>
        </w:div>
        <w:div w:id="1608463031">
          <w:marLeft w:val="0"/>
          <w:marRight w:val="0"/>
          <w:marTop w:val="0"/>
          <w:marBottom w:val="0"/>
          <w:divBdr>
            <w:top w:val="none" w:sz="0" w:space="0" w:color="auto"/>
            <w:left w:val="none" w:sz="0" w:space="0" w:color="auto"/>
            <w:bottom w:val="none" w:sz="0" w:space="0" w:color="auto"/>
            <w:right w:val="none" w:sz="0" w:space="0" w:color="auto"/>
          </w:divBdr>
          <w:divsChild>
            <w:div w:id="1716193600">
              <w:marLeft w:val="-100"/>
              <w:marRight w:val="-100"/>
              <w:marTop w:val="0"/>
              <w:marBottom w:val="0"/>
              <w:divBdr>
                <w:top w:val="none" w:sz="0" w:space="0" w:color="auto"/>
                <w:left w:val="none" w:sz="0" w:space="0" w:color="auto"/>
                <w:bottom w:val="none" w:sz="0" w:space="0" w:color="auto"/>
                <w:right w:val="none" w:sz="0" w:space="0" w:color="auto"/>
              </w:divBdr>
            </w:div>
          </w:divsChild>
        </w:div>
        <w:div w:id="2037265148">
          <w:marLeft w:val="0"/>
          <w:marRight w:val="0"/>
          <w:marTop w:val="0"/>
          <w:marBottom w:val="0"/>
          <w:divBdr>
            <w:top w:val="none" w:sz="0" w:space="0" w:color="auto"/>
            <w:left w:val="none" w:sz="0" w:space="0" w:color="auto"/>
            <w:bottom w:val="none" w:sz="0" w:space="0" w:color="auto"/>
            <w:right w:val="none" w:sz="0" w:space="0" w:color="auto"/>
          </w:divBdr>
          <w:divsChild>
            <w:div w:id="836650742">
              <w:marLeft w:val="-100"/>
              <w:marRight w:val="-100"/>
              <w:marTop w:val="0"/>
              <w:marBottom w:val="0"/>
              <w:divBdr>
                <w:top w:val="none" w:sz="0" w:space="0" w:color="auto"/>
                <w:left w:val="none" w:sz="0" w:space="0" w:color="auto"/>
                <w:bottom w:val="none" w:sz="0" w:space="0" w:color="auto"/>
                <w:right w:val="none" w:sz="0" w:space="0" w:color="auto"/>
              </w:divBdr>
            </w:div>
          </w:divsChild>
        </w:div>
        <w:div w:id="1601598207">
          <w:marLeft w:val="0"/>
          <w:marRight w:val="0"/>
          <w:marTop w:val="0"/>
          <w:marBottom w:val="0"/>
          <w:divBdr>
            <w:top w:val="none" w:sz="0" w:space="0" w:color="auto"/>
            <w:left w:val="none" w:sz="0" w:space="0" w:color="auto"/>
            <w:bottom w:val="none" w:sz="0" w:space="0" w:color="auto"/>
            <w:right w:val="none" w:sz="0" w:space="0" w:color="auto"/>
          </w:divBdr>
          <w:divsChild>
            <w:div w:id="2092314870">
              <w:marLeft w:val="-100"/>
              <w:marRight w:val="-100"/>
              <w:marTop w:val="0"/>
              <w:marBottom w:val="0"/>
              <w:divBdr>
                <w:top w:val="none" w:sz="0" w:space="0" w:color="auto"/>
                <w:left w:val="none" w:sz="0" w:space="0" w:color="auto"/>
                <w:bottom w:val="none" w:sz="0" w:space="0" w:color="auto"/>
                <w:right w:val="none" w:sz="0" w:space="0" w:color="auto"/>
              </w:divBdr>
            </w:div>
          </w:divsChild>
        </w:div>
        <w:div w:id="1701205222">
          <w:marLeft w:val="0"/>
          <w:marRight w:val="0"/>
          <w:marTop w:val="0"/>
          <w:marBottom w:val="0"/>
          <w:divBdr>
            <w:top w:val="none" w:sz="0" w:space="0" w:color="auto"/>
            <w:left w:val="none" w:sz="0" w:space="0" w:color="auto"/>
            <w:bottom w:val="none" w:sz="0" w:space="0" w:color="auto"/>
            <w:right w:val="none" w:sz="0" w:space="0" w:color="auto"/>
          </w:divBdr>
          <w:divsChild>
            <w:div w:id="1070225553">
              <w:marLeft w:val="-100"/>
              <w:marRight w:val="-100"/>
              <w:marTop w:val="0"/>
              <w:marBottom w:val="0"/>
              <w:divBdr>
                <w:top w:val="none" w:sz="0" w:space="0" w:color="auto"/>
                <w:left w:val="none" w:sz="0" w:space="0" w:color="auto"/>
                <w:bottom w:val="none" w:sz="0" w:space="0" w:color="auto"/>
                <w:right w:val="none" w:sz="0" w:space="0" w:color="auto"/>
              </w:divBdr>
            </w:div>
          </w:divsChild>
        </w:div>
        <w:div w:id="410200165">
          <w:marLeft w:val="0"/>
          <w:marRight w:val="0"/>
          <w:marTop w:val="0"/>
          <w:marBottom w:val="0"/>
          <w:divBdr>
            <w:top w:val="none" w:sz="0" w:space="0" w:color="auto"/>
            <w:left w:val="none" w:sz="0" w:space="0" w:color="auto"/>
            <w:bottom w:val="none" w:sz="0" w:space="0" w:color="auto"/>
            <w:right w:val="none" w:sz="0" w:space="0" w:color="auto"/>
          </w:divBdr>
          <w:divsChild>
            <w:div w:id="756441469">
              <w:marLeft w:val="-100"/>
              <w:marRight w:val="-100"/>
              <w:marTop w:val="0"/>
              <w:marBottom w:val="0"/>
              <w:divBdr>
                <w:top w:val="none" w:sz="0" w:space="0" w:color="auto"/>
                <w:left w:val="none" w:sz="0" w:space="0" w:color="auto"/>
                <w:bottom w:val="none" w:sz="0" w:space="0" w:color="auto"/>
                <w:right w:val="none" w:sz="0" w:space="0" w:color="auto"/>
              </w:divBdr>
            </w:div>
          </w:divsChild>
        </w:div>
        <w:div w:id="89549340">
          <w:marLeft w:val="0"/>
          <w:marRight w:val="0"/>
          <w:marTop w:val="0"/>
          <w:marBottom w:val="0"/>
          <w:divBdr>
            <w:top w:val="none" w:sz="0" w:space="0" w:color="auto"/>
            <w:left w:val="none" w:sz="0" w:space="0" w:color="auto"/>
            <w:bottom w:val="none" w:sz="0" w:space="0" w:color="auto"/>
            <w:right w:val="none" w:sz="0" w:space="0" w:color="auto"/>
          </w:divBdr>
          <w:divsChild>
            <w:div w:id="1325477921">
              <w:marLeft w:val="-100"/>
              <w:marRight w:val="-100"/>
              <w:marTop w:val="0"/>
              <w:marBottom w:val="0"/>
              <w:divBdr>
                <w:top w:val="none" w:sz="0" w:space="0" w:color="auto"/>
                <w:left w:val="none" w:sz="0" w:space="0" w:color="auto"/>
                <w:bottom w:val="none" w:sz="0" w:space="0" w:color="auto"/>
                <w:right w:val="none" w:sz="0" w:space="0" w:color="auto"/>
              </w:divBdr>
            </w:div>
          </w:divsChild>
        </w:div>
        <w:div w:id="1040788889">
          <w:marLeft w:val="0"/>
          <w:marRight w:val="0"/>
          <w:marTop w:val="0"/>
          <w:marBottom w:val="0"/>
          <w:divBdr>
            <w:top w:val="none" w:sz="0" w:space="0" w:color="auto"/>
            <w:left w:val="none" w:sz="0" w:space="0" w:color="auto"/>
            <w:bottom w:val="none" w:sz="0" w:space="0" w:color="auto"/>
            <w:right w:val="none" w:sz="0" w:space="0" w:color="auto"/>
          </w:divBdr>
          <w:divsChild>
            <w:div w:id="1822850455">
              <w:marLeft w:val="-100"/>
              <w:marRight w:val="-100"/>
              <w:marTop w:val="0"/>
              <w:marBottom w:val="0"/>
              <w:divBdr>
                <w:top w:val="none" w:sz="0" w:space="0" w:color="auto"/>
                <w:left w:val="none" w:sz="0" w:space="0" w:color="auto"/>
                <w:bottom w:val="none" w:sz="0" w:space="0" w:color="auto"/>
                <w:right w:val="none" w:sz="0" w:space="0" w:color="auto"/>
              </w:divBdr>
            </w:div>
          </w:divsChild>
        </w:div>
      </w:divsChild>
    </w:div>
    <w:div w:id="615523690">
      <w:bodyDiv w:val="1"/>
      <w:marLeft w:val="0"/>
      <w:marRight w:val="0"/>
      <w:marTop w:val="0"/>
      <w:marBottom w:val="0"/>
      <w:divBdr>
        <w:top w:val="none" w:sz="0" w:space="0" w:color="auto"/>
        <w:left w:val="none" w:sz="0" w:space="0" w:color="auto"/>
        <w:bottom w:val="none" w:sz="0" w:space="0" w:color="auto"/>
        <w:right w:val="none" w:sz="0" w:space="0" w:color="auto"/>
      </w:divBdr>
    </w:div>
    <w:div w:id="812676953">
      <w:bodyDiv w:val="1"/>
      <w:marLeft w:val="0"/>
      <w:marRight w:val="0"/>
      <w:marTop w:val="0"/>
      <w:marBottom w:val="0"/>
      <w:divBdr>
        <w:top w:val="none" w:sz="0" w:space="0" w:color="auto"/>
        <w:left w:val="none" w:sz="0" w:space="0" w:color="auto"/>
        <w:bottom w:val="none" w:sz="0" w:space="0" w:color="auto"/>
        <w:right w:val="none" w:sz="0" w:space="0" w:color="auto"/>
      </w:divBdr>
      <w:divsChild>
        <w:div w:id="1958831780">
          <w:marLeft w:val="0"/>
          <w:marRight w:val="0"/>
          <w:marTop w:val="0"/>
          <w:marBottom w:val="900"/>
          <w:divBdr>
            <w:top w:val="none" w:sz="0" w:space="0" w:color="auto"/>
            <w:left w:val="none" w:sz="0" w:space="0" w:color="auto"/>
            <w:bottom w:val="none" w:sz="0" w:space="0" w:color="auto"/>
            <w:right w:val="none" w:sz="0" w:space="0" w:color="auto"/>
          </w:divBdr>
          <w:divsChild>
            <w:div w:id="1192458495">
              <w:marLeft w:val="0"/>
              <w:marRight w:val="0"/>
              <w:marTop w:val="0"/>
              <w:marBottom w:val="0"/>
              <w:divBdr>
                <w:top w:val="none" w:sz="0" w:space="0" w:color="auto"/>
                <w:left w:val="none" w:sz="0" w:space="0" w:color="auto"/>
                <w:bottom w:val="none" w:sz="0" w:space="0" w:color="auto"/>
                <w:right w:val="none" w:sz="0" w:space="0" w:color="auto"/>
              </w:divBdr>
              <w:divsChild>
                <w:div w:id="265236699">
                  <w:marLeft w:val="0"/>
                  <w:marRight w:val="0"/>
                  <w:marTop w:val="0"/>
                  <w:marBottom w:val="0"/>
                  <w:divBdr>
                    <w:top w:val="none" w:sz="0" w:space="0" w:color="auto"/>
                    <w:left w:val="none" w:sz="0" w:space="0" w:color="auto"/>
                    <w:bottom w:val="none" w:sz="0" w:space="0" w:color="auto"/>
                    <w:right w:val="none" w:sz="0" w:space="0" w:color="auto"/>
                  </w:divBdr>
                  <w:divsChild>
                    <w:div w:id="1518734038">
                      <w:marLeft w:val="0"/>
                      <w:marRight w:val="0"/>
                      <w:marTop w:val="0"/>
                      <w:marBottom w:val="0"/>
                      <w:divBdr>
                        <w:top w:val="none" w:sz="0" w:space="0" w:color="auto"/>
                        <w:left w:val="none" w:sz="0" w:space="0" w:color="auto"/>
                        <w:bottom w:val="single" w:sz="6" w:space="0" w:color="EBEDF2"/>
                        <w:right w:val="none" w:sz="0" w:space="0" w:color="auto"/>
                      </w:divBdr>
                      <w:divsChild>
                        <w:div w:id="177700798">
                          <w:marLeft w:val="0"/>
                          <w:marRight w:val="0"/>
                          <w:marTop w:val="0"/>
                          <w:marBottom w:val="0"/>
                          <w:divBdr>
                            <w:top w:val="none" w:sz="0" w:space="0" w:color="auto"/>
                            <w:left w:val="none" w:sz="0" w:space="0" w:color="auto"/>
                            <w:bottom w:val="none" w:sz="0" w:space="0" w:color="auto"/>
                            <w:right w:val="none" w:sz="0" w:space="0" w:color="auto"/>
                          </w:divBdr>
                          <w:divsChild>
                            <w:div w:id="43976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623867">
                      <w:marLeft w:val="0"/>
                      <w:marRight w:val="0"/>
                      <w:marTop w:val="0"/>
                      <w:marBottom w:val="0"/>
                      <w:divBdr>
                        <w:top w:val="none" w:sz="0" w:space="0" w:color="auto"/>
                        <w:left w:val="none" w:sz="0" w:space="0" w:color="auto"/>
                        <w:bottom w:val="none" w:sz="0" w:space="0" w:color="auto"/>
                        <w:right w:val="none" w:sz="0" w:space="0" w:color="auto"/>
                      </w:divBdr>
                      <w:divsChild>
                        <w:div w:id="1022127150">
                          <w:marLeft w:val="0"/>
                          <w:marRight w:val="0"/>
                          <w:marTop w:val="0"/>
                          <w:marBottom w:val="0"/>
                          <w:divBdr>
                            <w:top w:val="none" w:sz="0" w:space="0" w:color="auto"/>
                            <w:left w:val="none" w:sz="0" w:space="0" w:color="auto"/>
                            <w:bottom w:val="none" w:sz="0" w:space="0" w:color="auto"/>
                            <w:right w:val="none" w:sz="0" w:space="0" w:color="auto"/>
                          </w:divBdr>
                          <w:divsChild>
                            <w:div w:id="74680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1993562">
      <w:bodyDiv w:val="1"/>
      <w:marLeft w:val="0"/>
      <w:marRight w:val="0"/>
      <w:marTop w:val="0"/>
      <w:marBottom w:val="0"/>
      <w:divBdr>
        <w:top w:val="none" w:sz="0" w:space="0" w:color="auto"/>
        <w:left w:val="none" w:sz="0" w:space="0" w:color="auto"/>
        <w:bottom w:val="none" w:sz="0" w:space="0" w:color="auto"/>
        <w:right w:val="none" w:sz="0" w:space="0" w:color="auto"/>
      </w:divBdr>
    </w:div>
    <w:div w:id="1060980815">
      <w:bodyDiv w:val="1"/>
      <w:marLeft w:val="0"/>
      <w:marRight w:val="0"/>
      <w:marTop w:val="0"/>
      <w:marBottom w:val="0"/>
      <w:divBdr>
        <w:top w:val="none" w:sz="0" w:space="0" w:color="auto"/>
        <w:left w:val="none" w:sz="0" w:space="0" w:color="auto"/>
        <w:bottom w:val="none" w:sz="0" w:space="0" w:color="auto"/>
        <w:right w:val="none" w:sz="0" w:space="0" w:color="auto"/>
      </w:divBdr>
    </w:div>
    <w:div w:id="1129741623">
      <w:bodyDiv w:val="1"/>
      <w:marLeft w:val="0"/>
      <w:marRight w:val="0"/>
      <w:marTop w:val="0"/>
      <w:marBottom w:val="0"/>
      <w:divBdr>
        <w:top w:val="none" w:sz="0" w:space="0" w:color="auto"/>
        <w:left w:val="none" w:sz="0" w:space="0" w:color="auto"/>
        <w:bottom w:val="none" w:sz="0" w:space="0" w:color="auto"/>
        <w:right w:val="none" w:sz="0" w:space="0" w:color="auto"/>
      </w:divBdr>
    </w:div>
    <w:div w:id="1137181202">
      <w:bodyDiv w:val="1"/>
      <w:marLeft w:val="0"/>
      <w:marRight w:val="0"/>
      <w:marTop w:val="0"/>
      <w:marBottom w:val="0"/>
      <w:divBdr>
        <w:top w:val="none" w:sz="0" w:space="0" w:color="auto"/>
        <w:left w:val="none" w:sz="0" w:space="0" w:color="auto"/>
        <w:bottom w:val="none" w:sz="0" w:space="0" w:color="auto"/>
        <w:right w:val="none" w:sz="0" w:space="0" w:color="auto"/>
      </w:divBdr>
    </w:div>
    <w:div w:id="1193149670">
      <w:bodyDiv w:val="1"/>
      <w:marLeft w:val="0"/>
      <w:marRight w:val="0"/>
      <w:marTop w:val="0"/>
      <w:marBottom w:val="0"/>
      <w:divBdr>
        <w:top w:val="none" w:sz="0" w:space="0" w:color="auto"/>
        <w:left w:val="none" w:sz="0" w:space="0" w:color="auto"/>
        <w:bottom w:val="none" w:sz="0" w:space="0" w:color="auto"/>
        <w:right w:val="none" w:sz="0" w:space="0" w:color="auto"/>
      </w:divBdr>
    </w:div>
    <w:div w:id="1195845420">
      <w:bodyDiv w:val="1"/>
      <w:marLeft w:val="0"/>
      <w:marRight w:val="0"/>
      <w:marTop w:val="0"/>
      <w:marBottom w:val="0"/>
      <w:divBdr>
        <w:top w:val="none" w:sz="0" w:space="0" w:color="auto"/>
        <w:left w:val="none" w:sz="0" w:space="0" w:color="auto"/>
        <w:bottom w:val="none" w:sz="0" w:space="0" w:color="auto"/>
        <w:right w:val="none" w:sz="0" w:space="0" w:color="auto"/>
      </w:divBdr>
    </w:div>
    <w:div w:id="1480220423">
      <w:bodyDiv w:val="1"/>
      <w:marLeft w:val="0"/>
      <w:marRight w:val="0"/>
      <w:marTop w:val="0"/>
      <w:marBottom w:val="0"/>
      <w:divBdr>
        <w:top w:val="none" w:sz="0" w:space="0" w:color="auto"/>
        <w:left w:val="none" w:sz="0" w:space="0" w:color="auto"/>
        <w:bottom w:val="none" w:sz="0" w:space="0" w:color="auto"/>
        <w:right w:val="none" w:sz="0" w:space="0" w:color="auto"/>
      </w:divBdr>
    </w:div>
    <w:div w:id="1637564222">
      <w:bodyDiv w:val="1"/>
      <w:marLeft w:val="0"/>
      <w:marRight w:val="0"/>
      <w:marTop w:val="0"/>
      <w:marBottom w:val="0"/>
      <w:divBdr>
        <w:top w:val="none" w:sz="0" w:space="0" w:color="auto"/>
        <w:left w:val="none" w:sz="0" w:space="0" w:color="auto"/>
        <w:bottom w:val="none" w:sz="0" w:space="0" w:color="auto"/>
        <w:right w:val="none" w:sz="0" w:space="0" w:color="auto"/>
      </w:divBdr>
    </w:div>
    <w:div w:id="1638797392">
      <w:bodyDiv w:val="1"/>
      <w:marLeft w:val="0"/>
      <w:marRight w:val="0"/>
      <w:marTop w:val="0"/>
      <w:marBottom w:val="0"/>
      <w:divBdr>
        <w:top w:val="none" w:sz="0" w:space="0" w:color="auto"/>
        <w:left w:val="none" w:sz="0" w:space="0" w:color="auto"/>
        <w:bottom w:val="none" w:sz="0" w:space="0" w:color="auto"/>
        <w:right w:val="none" w:sz="0" w:space="0" w:color="auto"/>
      </w:divBdr>
    </w:div>
    <w:div w:id="1762023344">
      <w:bodyDiv w:val="1"/>
      <w:marLeft w:val="0"/>
      <w:marRight w:val="0"/>
      <w:marTop w:val="0"/>
      <w:marBottom w:val="0"/>
      <w:divBdr>
        <w:top w:val="none" w:sz="0" w:space="0" w:color="auto"/>
        <w:left w:val="none" w:sz="0" w:space="0" w:color="auto"/>
        <w:bottom w:val="none" w:sz="0" w:space="0" w:color="auto"/>
        <w:right w:val="none" w:sz="0" w:space="0" w:color="auto"/>
      </w:divBdr>
    </w:div>
    <w:div w:id="1775442719">
      <w:bodyDiv w:val="1"/>
      <w:marLeft w:val="0"/>
      <w:marRight w:val="0"/>
      <w:marTop w:val="0"/>
      <w:marBottom w:val="0"/>
      <w:divBdr>
        <w:top w:val="none" w:sz="0" w:space="0" w:color="auto"/>
        <w:left w:val="none" w:sz="0" w:space="0" w:color="auto"/>
        <w:bottom w:val="none" w:sz="0" w:space="0" w:color="auto"/>
        <w:right w:val="none" w:sz="0" w:space="0" w:color="auto"/>
      </w:divBdr>
    </w:div>
    <w:div w:id="1842768466">
      <w:bodyDiv w:val="1"/>
      <w:marLeft w:val="0"/>
      <w:marRight w:val="0"/>
      <w:marTop w:val="0"/>
      <w:marBottom w:val="0"/>
      <w:divBdr>
        <w:top w:val="none" w:sz="0" w:space="0" w:color="auto"/>
        <w:left w:val="none" w:sz="0" w:space="0" w:color="auto"/>
        <w:bottom w:val="none" w:sz="0" w:space="0" w:color="auto"/>
        <w:right w:val="none" w:sz="0" w:space="0" w:color="auto"/>
      </w:divBdr>
    </w:div>
    <w:div w:id="2005861010">
      <w:bodyDiv w:val="1"/>
      <w:marLeft w:val="0"/>
      <w:marRight w:val="0"/>
      <w:marTop w:val="0"/>
      <w:marBottom w:val="0"/>
      <w:divBdr>
        <w:top w:val="none" w:sz="0" w:space="0" w:color="auto"/>
        <w:left w:val="none" w:sz="0" w:space="0" w:color="auto"/>
        <w:bottom w:val="none" w:sz="0" w:space="0" w:color="auto"/>
        <w:right w:val="none" w:sz="0" w:space="0" w:color="auto"/>
      </w:divBdr>
      <w:divsChild>
        <w:div w:id="836730263">
          <w:marLeft w:val="0"/>
          <w:marRight w:val="0"/>
          <w:marTop w:val="0"/>
          <w:marBottom w:val="0"/>
          <w:divBdr>
            <w:top w:val="none" w:sz="0" w:space="0" w:color="auto"/>
            <w:left w:val="none" w:sz="0" w:space="0" w:color="auto"/>
            <w:bottom w:val="single" w:sz="6" w:space="0" w:color="EBEDF2"/>
            <w:right w:val="none" w:sz="0" w:space="0" w:color="auto"/>
          </w:divBdr>
          <w:divsChild>
            <w:div w:id="295570457">
              <w:marLeft w:val="0"/>
              <w:marRight w:val="0"/>
              <w:marTop w:val="0"/>
              <w:marBottom w:val="0"/>
              <w:divBdr>
                <w:top w:val="none" w:sz="0" w:space="0" w:color="auto"/>
                <w:left w:val="none" w:sz="0" w:space="0" w:color="auto"/>
                <w:bottom w:val="none" w:sz="0" w:space="0" w:color="auto"/>
                <w:right w:val="none" w:sz="0" w:space="0" w:color="auto"/>
              </w:divBdr>
              <w:divsChild>
                <w:div w:id="48994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792431">
          <w:marLeft w:val="0"/>
          <w:marRight w:val="0"/>
          <w:marTop w:val="0"/>
          <w:marBottom w:val="0"/>
          <w:divBdr>
            <w:top w:val="none" w:sz="0" w:space="0" w:color="auto"/>
            <w:left w:val="none" w:sz="0" w:space="0" w:color="auto"/>
            <w:bottom w:val="none" w:sz="0" w:space="0" w:color="auto"/>
            <w:right w:val="none" w:sz="0" w:space="0" w:color="auto"/>
          </w:divBdr>
          <w:divsChild>
            <w:div w:id="1052923631">
              <w:marLeft w:val="0"/>
              <w:marRight w:val="0"/>
              <w:marTop w:val="0"/>
              <w:marBottom w:val="0"/>
              <w:divBdr>
                <w:top w:val="none" w:sz="0" w:space="0" w:color="auto"/>
                <w:left w:val="none" w:sz="0" w:space="0" w:color="auto"/>
                <w:bottom w:val="none" w:sz="0" w:space="0" w:color="auto"/>
                <w:right w:val="none" w:sz="0" w:space="0" w:color="auto"/>
              </w:divBdr>
              <w:divsChild>
                <w:div w:id="94758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251125">
      <w:bodyDiv w:val="1"/>
      <w:marLeft w:val="0"/>
      <w:marRight w:val="0"/>
      <w:marTop w:val="0"/>
      <w:marBottom w:val="0"/>
      <w:divBdr>
        <w:top w:val="none" w:sz="0" w:space="0" w:color="auto"/>
        <w:left w:val="none" w:sz="0" w:space="0" w:color="auto"/>
        <w:bottom w:val="none" w:sz="0" w:space="0" w:color="auto"/>
        <w:right w:val="none" w:sz="0" w:space="0" w:color="auto"/>
      </w:divBdr>
    </w:div>
    <w:div w:id="2087920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jpg"/><Relationship Id="R766ce63288c5435f" Type="http://schemas.openxmlformats.org/officeDocument/2006/relationships/glossaryDocument" Target="/word/glossary/document.xml"/><Relationship Id="rId21" Type="http://schemas.openxmlformats.org/officeDocument/2006/relationships/image" Target="media/image4.jpg"/><Relationship Id="rId42" Type="http://schemas.openxmlformats.org/officeDocument/2006/relationships/image" Target="media/image25.jpg"/><Relationship Id="rId47" Type="http://schemas.openxmlformats.org/officeDocument/2006/relationships/hyperlink" Target="https://prod.measuringwellbeing.org" TargetMode="External"/><Relationship Id="rId63" Type="http://schemas.openxmlformats.org/officeDocument/2006/relationships/image" Target="media/image45.png"/><Relationship Id="rId68" Type="http://schemas.openxmlformats.org/officeDocument/2006/relationships/image" Target="media/image50.png"/><Relationship Id="rId16" Type="http://schemas.microsoft.com/office/2011/relationships/commentsExtended" Target="commentsExtended.xml"/><Relationship Id="rId11" Type="http://schemas.openxmlformats.org/officeDocument/2006/relationships/endnotes" Target="endnotes.xml"/><Relationship Id="rId32" Type="http://schemas.openxmlformats.org/officeDocument/2006/relationships/image" Target="media/image15.jpg"/><Relationship Id="rId37" Type="http://schemas.openxmlformats.org/officeDocument/2006/relationships/image" Target="media/image20.jpg"/><Relationship Id="rId53" Type="http://schemas.openxmlformats.org/officeDocument/2006/relationships/image" Target="media/image35.jpg"/><Relationship Id="rId58" Type="http://schemas.openxmlformats.org/officeDocument/2006/relationships/image" Target="media/image40.png"/><Relationship Id="rId74" Type="http://schemas.openxmlformats.org/officeDocument/2006/relationships/image" Target="media/image56.png"/><Relationship Id="rId79" Type="http://schemas.openxmlformats.org/officeDocument/2006/relationships/theme" Target="theme/theme1.xml"/><Relationship Id="rId5" Type="http://schemas.openxmlformats.org/officeDocument/2006/relationships/customXml" Target="../customXml/item5.xml"/><Relationship Id="rId61" Type="http://schemas.openxmlformats.org/officeDocument/2006/relationships/image" Target="media/image43.png"/><Relationship Id="R5c80bb68dac64cc9" Type="http://schemas.openxmlformats.org/officeDocument/2006/relationships/hyperlink" Target="mailto:vashkarian@unicef.org" TargetMode="External"/><Relationship Id="R042425631d4d4df8" Type="http://schemas.openxmlformats.org/officeDocument/2006/relationships/image" Target="/media/image1a.png"/><Relationship Id="rId82" Type="http://schemas.openxmlformats.org/officeDocument/2006/relationships/customXml" Target="../customXml/item8.xml"/><Relationship Id="rId19" Type="http://schemas.openxmlformats.org/officeDocument/2006/relationships/image" Target="media/image2.jpg"/><Relationship Id="rId22" Type="http://schemas.openxmlformats.org/officeDocument/2006/relationships/image" Target="media/image5.jpg"/><Relationship Id="rId27" Type="http://schemas.openxmlformats.org/officeDocument/2006/relationships/image" Target="media/image10.jpg"/><Relationship Id="rId30" Type="http://schemas.openxmlformats.org/officeDocument/2006/relationships/image" Target="media/image13.jpg"/><Relationship Id="rId35" Type="http://schemas.openxmlformats.org/officeDocument/2006/relationships/image" Target="media/image18.jpg"/><Relationship Id="rId43" Type="http://schemas.openxmlformats.org/officeDocument/2006/relationships/image" Target="media/image26.png"/><Relationship Id="rId48" Type="http://schemas.openxmlformats.org/officeDocument/2006/relationships/image" Target="media/image30.jpg"/><Relationship Id="rId64" Type="http://schemas.openxmlformats.org/officeDocument/2006/relationships/image" Target="media/image46.png"/><Relationship Id="rId69" Type="http://schemas.openxmlformats.org/officeDocument/2006/relationships/image" Target="media/image51.png"/><Relationship Id="rId77" Type="http://schemas.openxmlformats.org/officeDocument/2006/relationships/fontTable" Target="fontTable.xml"/><Relationship Id="rId8" Type="http://schemas.openxmlformats.org/officeDocument/2006/relationships/settings" Target="settings.xml"/><Relationship Id="rId51" Type="http://schemas.openxmlformats.org/officeDocument/2006/relationships/image" Target="media/image33.jpg"/><Relationship Id="rId72" Type="http://schemas.openxmlformats.org/officeDocument/2006/relationships/image" Target="media/image54.png"/><Relationship Id="rId80" Type="http://schemas.openxmlformats.org/officeDocument/2006/relationships/customXml" Target="../customXml/item6.xml"/><Relationship Id="rId3" Type="http://schemas.openxmlformats.org/officeDocument/2006/relationships/customXml" Target="../customXml/item3.xml"/><Relationship Id="rId12" Type="http://schemas.openxmlformats.org/officeDocument/2006/relationships/hyperlink" Target="https://www.dropbox.com/sh/zpfu5umh03j8m0m/AAAwt3FqOZOr7lEmI_Wk1uxEa?dl=0" TargetMode="External"/><Relationship Id="rId17" Type="http://schemas.microsoft.com/office/2016/09/relationships/commentsIds" Target="commentsIds.xml"/><Relationship Id="rId25" Type="http://schemas.openxmlformats.org/officeDocument/2006/relationships/image" Target="media/image8.png"/><Relationship Id="rId33" Type="http://schemas.openxmlformats.org/officeDocument/2006/relationships/image" Target="media/image16.jpg"/><Relationship Id="rId38" Type="http://schemas.openxmlformats.org/officeDocument/2006/relationships/image" Target="media/image21.jpg"/><Relationship Id="rId46" Type="http://schemas.openxmlformats.org/officeDocument/2006/relationships/image" Target="media/image29.jpg"/><Relationship Id="rId59" Type="http://schemas.openxmlformats.org/officeDocument/2006/relationships/image" Target="media/image41.png"/><Relationship Id="rId67" Type="http://schemas.openxmlformats.org/officeDocument/2006/relationships/image" Target="media/image49.png"/><Relationship Id="rId20" Type="http://schemas.openxmlformats.org/officeDocument/2006/relationships/image" Target="media/image3.jpg"/><Relationship Id="rId41" Type="http://schemas.openxmlformats.org/officeDocument/2006/relationships/image" Target="media/image24.png"/><Relationship Id="rId54" Type="http://schemas.openxmlformats.org/officeDocument/2006/relationships/image" Target="media/image36.jpg"/><Relationship Id="rId62" Type="http://schemas.openxmlformats.org/officeDocument/2006/relationships/image" Target="media/image44.png"/><Relationship Id="rId70" Type="http://schemas.openxmlformats.org/officeDocument/2006/relationships/image" Target="media/image52.png"/><Relationship Id="rId75"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7fa9f5766ae14f2e" Type="http://schemas.microsoft.com/office/2019/05/relationships/documenttasks" Target="/word/tasks.xml"/><Relationship Id="rId15" Type="http://schemas.openxmlformats.org/officeDocument/2006/relationships/comments" Target="comments.xml"/><Relationship Id="rId23" Type="http://schemas.openxmlformats.org/officeDocument/2006/relationships/image" Target="media/image6.jpg"/><Relationship Id="rId28" Type="http://schemas.openxmlformats.org/officeDocument/2006/relationships/image" Target="media/image11.png"/><Relationship Id="rId36" Type="http://schemas.openxmlformats.org/officeDocument/2006/relationships/image" Target="media/image19.jpg"/><Relationship Id="rId49" Type="http://schemas.openxmlformats.org/officeDocument/2006/relationships/image" Target="media/image31.jpg"/><Relationship Id="rId57" Type="http://schemas.openxmlformats.org/officeDocument/2006/relationships/image" Target="media/image39.png"/><Relationship Id="rId10" Type="http://schemas.openxmlformats.org/officeDocument/2006/relationships/footnotes" Target="footnotes.xml"/><Relationship Id="rId31" Type="http://schemas.openxmlformats.org/officeDocument/2006/relationships/image" Target="media/image14.jpg"/><Relationship Id="rId44" Type="http://schemas.openxmlformats.org/officeDocument/2006/relationships/image" Target="media/image27.png"/><Relationship Id="rId52" Type="http://schemas.openxmlformats.org/officeDocument/2006/relationships/image" Target="media/image34.jpg"/><Relationship Id="rId60" Type="http://schemas.openxmlformats.org/officeDocument/2006/relationships/image" Target="media/image42.jpeg"/><Relationship Id="rId65" Type="http://schemas.openxmlformats.org/officeDocument/2006/relationships/image" Target="media/image47.png"/><Relationship Id="rId73" Type="http://schemas.openxmlformats.org/officeDocument/2006/relationships/image" Target="media/image55.png"/><Relationship Id="rId78" Type="http://schemas.microsoft.com/office/2011/relationships/people" Target="people.xml"/><Relationship Id="rId81" Type="http://schemas.openxmlformats.org/officeDocument/2006/relationships/customXml" Target="../customXml/item7.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1.png"/><Relationship Id="rId18" Type="http://schemas.microsoft.com/office/2018/08/relationships/commentsExtensible" Target="commentsExtensible.xml"/><Relationship Id="rId39" Type="http://schemas.openxmlformats.org/officeDocument/2006/relationships/image" Target="media/image22.jpg"/><Relationship Id="rId34" Type="http://schemas.openxmlformats.org/officeDocument/2006/relationships/image" Target="media/image17.jpg"/><Relationship Id="rId50" Type="http://schemas.openxmlformats.org/officeDocument/2006/relationships/image" Target="media/image32.jpg"/><Relationship Id="rId55" Type="http://schemas.openxmlformats.org/officeDocument/2006/relationships/image" Target="media/image37.jpg"/><Relationship Id="rId76" Type="http://schemas.openxmlformats.org/officeDocument/2006/relationships/footer" Target="footer1.xml"/><Relationship Id="rId7" Type="http://schemas.openxmlformats.org/officeDocument/2006/relationships/styles" Target="styles.xml"/><Relationship Id="rId71" Type="http://schemas.openxmlformats.org/officeDocument/2006/relationships/image" Target="media/image53.png"/><Relationship Id="rId2" Type="http://schemas.openxmlformats.org/officeDocument/2006/relationships/customXml" Target="../customXml/item2.xml"/><Relationship Id="rId29" Type="http://schemas.openxmlformats.org/officeDocument/2006/relationships/image" Target="media/image12.jpg"/><Relationship Id="rId24" Type="http://schemas.openxmlformats.org/officeDocument/2006/relationships/image" Target="media/image7.jpg"/><Relationship Id="rId40" Type="http://schemas.openxmlformats.org/officeDocument/2006/relationships/image" Target="media/image23.jpg"/><Relationship Id="rId45" Type="http://schemas.openxmlformats.org/officeDocument/2006/relationships/image" Target="media/image28.jpg"/><Relationship Id="rId66" Type="http://schemas.openxmlformats.org/officeDocument/2006/relationships/image" Target="media/image48.png"/></Relationships>
</file>

<file path=word/_rels/header1.xml.rels><?xml version="1.0" encoding="UTF-8" standalone="yes"?>
<Relationships xmlns="http://schemas.openxmlformats.org/package/2006/relationships"><Relationship Id="rId1" Type="http://schemas.openxmlformats.org/officeDocument/2006/relationships/image" Target="media/image57.png"/></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d7f0370c-b5fb-4c1b-92d2-625006ea5622}"/>
      </w:docPartPr>
      <w:docPartBody>
        <w:p w14:paraId="45A450A3">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item1.xml><?xml version="1.0" encoding="utf-8"?>
<CoverPageProperties xmlns="http://schemas.microsoft.com/office/2006/coverPageProps">
  <PublishDate>2021</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a283e0b-db31-4043-a2ef-b80661bf084a">
      <Value>3</Value>
    </TaxCatchAll>
    <ga975397408f43e4b84ec8e5a598e523 xmlns="ca283e0b-db31-4043-a2ef-b80661bf084a">
      <Terms xmlns="http://schemas.microsoft.com/office/infopath/2007/PartnerControls">
        <TermInfo xmlns="http://schemas.microsoft.com/office/infopath/2007/PartnerControls">
          <TermName xmlns="http://schemas.microsoft.com/office/infopath/2007/PartnerControls">Lebanon-2490</TermName>
          <TermId xmlns="http://schemas.microsoft.com/office/infopath/2007/PartnerControls">9edb7c65-e5d5-4e49-90eb-6706d834a52d</TermId>
        </TermInfo>
      </Terms>
    </ga975397408f43e4b84ec8e5a598e523>
    <k8c968e8c72a4eda96b7e8fdbe192be2 xmlns="ca283e0b-db31-4043-a2ef-b80661bf084a">
      <Terms xmlns="http://schemas.microsoft.com/office/infopath/2007/PartnerControls"/>
    </k8c968e8c72a4eda96b7e8fdbe192be2>
    <j169e817e0ee4eb8974e6fc4a2762909 xmlns="ca283e0b-db31-4043-a2ef-b80661bf084a">
      <Terms xmlns="http://schemas.microsoft.com/office/infopath/2007/PartnerControls"/>
    </j169e817e0ee4eb8974e6fc4a2762909>
    <DateTransmittedEmail xmlns="ca283e0b-db31-4043-a2ef-b80661bf084a" xsi:nil="true"/>
    <ContentStatus xmlns="ca283e0b-db31-4043-a2ef-b80661bf084a" xsi:nil="true"/>
    <SenderEmail xmlns="ca283e0b-db31-4043-a2ef-b80661bf084a" xsi:nil="true"/>
    <IconOverlay xmlns="http://schemas.microsoft.com/sharepoint/v4" xsi:nil="true"/>
    <ContentLanguage xmlns="ca283e0b-db31-4043-a2ef-b80661bf084a">English</ContentLanguage>
    <j048a4f9aaad4a8990a1d5e5f53cb451 xmlns="ca283e0b-db31-4043-a2ef-b80661bf084a">
      <Terms xmlns="http://schemas.microsoft.com/office/infopath/2007/PartnerControls"/>
    </j048a4f9aaad4a8990a1d5e5f53cb451>
    <h6a71f3e574e4344bc34f3fc9dd20054 xmlns="ca283e0b-db31-4043-a2ef-b80661bf084a">
      <Terms xmlns="http://schemas.microsoft.com/office/infopath/2007/PartnerControls"/>
    </h6a71f3e574e4344bc34f3fc9dd20054>
    <CategoryDescription xmlns="http://schemas.microsoft.com/sharepoint.v3" xsi:nil="true"/>
    <RecipientsEmail xmlns="ca283e0b-db31-4043-a2ef-b80661bf084a" xsi:nil="true"/>
    <mda26ace941f4791a7314a339fee829c xmlns="ca283e0b-db31-4043-a2ef-b80661bf084a">
      <Terms xmlns="http://schemas.microsoft.com/office/infopath/2007/PartnerControls"/>
    </mda26ace941f4791a7314a339fee829c>
    <WrittenBy xmlns="ca283e0b-db31-4043-a2ef-b80661bf084a">
      <UserInfo>
        <DisplayName/>
        <AccountId xsi:nil="true"/>
        <AccountType/>
      </UserInfo>
    </WrittenBy>
    <TaxKeywordTaxHTField xmlns="1c199220-a943-49f6-9d01-efc2170c8861">
      <Terms xmlns="http://schemas.microsoft.com/office/infopath/2007/PartnerControls"/>
    </TaxKeywordTaxHTField>
    <_Flow_SignoffStatus xmlns="fc93ef4b-faf8-44c1-9583-46ef4f950568" xsi:nil="true"/>
    <lcf76f155ced4ddcb4097134ff3c332f xmlns="fc93ef4b-faf8-44c1-9583-46ef4f950568">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UNICEF Document" ma:contentTypeID="0x0101009BA85F8052A6DA4FA3E31FF9F74C6970000DD5ABFA1C76354194E16E99FD2ECA33" ma:contentTypeVersion="61" ma:contentTypeDescription="" ma:contentTypeScope="" ma:versionID="cbe660be52e264fca8137b26679a8cd2">
  <xsd:schema xmlns:xsd="http://www.w3.org/2001/XMLSchema" xmlns:xs="http://www.w3.org/2001/XMLSchema" xmlns:p="http://schemas.microsoft.com/office/2006/metadata/properties" xmlns:ns1="http://schemas.microsoft.com/sharepoint/v3" xmlns:ns2="ca283e0b-db31-4043-a2ef-b80661bf084a" xmlns:ns3="http://schemas.microsoft.com/sharepoint.v3" xmlns:ns4="http://schemas.microsoft.com/sharepoint/v4" xmlns:ns5="1c199220-a943-49f6-9d01-efc2170c8861" xmlns:ns6="fc93ef4b-faf8-44c1-9583-46ef4f950568" targetNamespace="http://schemas.microsoft.com/office/2006/metadata/properties" ma:root="true" ma:fieldsID="b5c401cd4c6394fcb057959c2a94573e" ns1:_="" ns2:_="" ns3:_="" ns4:_="" ns5:_="" ns6:_="">
    <xsd:import namespace="http://schemas.microsoft.com/sharepoint/v3"/>
    <xsd:import namespace="ca283e0b-db31-4043-a2ef-b80661bf084a"/>
    <xsd:import namespace="http://schemas.microsoft.com/sharepoint.v3"/>
    <xsd:import namespace="http://schemas.microsoft.com/sharepoint/v4"/>
    <xsd:import namespace="1c199220-a943-49f6-9d01-efc2170c8861"/>
    <xsd:import namespace="fc93ef4b-faf8-44c1-9583-46ef4f950568"/>
    <xsd:element name="properties">
      <xsd:complexType>
        <xsd:sequence>
          <xsd:element name="documentManagement">
            <xsd:complexType>
              <xsd:all>
                <xsd:element ref="ns2:WrittenBy" minOccurs="0"/>
                <xsd:element ref="ns2:ContentLanguage" minOccurs="0"/>
                <xsd:element ref="ns3:CategoryDescription" minOccurs="0"/>
                <xsd:element ref="ns2:RecipientsEmail" minOccurs="0"/>
                <xsd:element ref="ns2:SenderEmail" minOccurs="0"/>
                <xsd:element ref="ns2:DateTransmittedEmail" minOccurs="0"/>
                <xsd:element ref="ns2:k8c968e8c72a4eda96b7e8fdbe192be2" minOccurs="0"/>
                <xsd:element ref="ns2:ga975397408f43e4b84ec8e5a598e523" minOccurs="0"/>
                <xsd:element ref="ns2:mda26ace941f4791a7314a339fee829c" minOccurs="0"/>
                <xsd:element ref="ns2:TaxCatchAllLabel" minOccurs="0"/>
                <xsd:element ref="ns2:TaxCatchAll" minOccurs="0"/>
                <xsd:element ref="ns2:h6a71f3e574e4344bc34f3fc9dd20054" minOccurs="0"/>
                <xsd:element ref="ns2:ContentStatus" minOccurs="0"/>
                <xsd:element ref="ns2:j169e817e0ee4eb8974e6fc4a2762909" minOccurs="0"/>
                <xsd:element ref="ns2:j048a4f9aaad4a8990a1d5e5f53cb451" minOccurs="0"/>
                <xsd:element ref="ns4:IconOverlay" minOccurs="0"/>
                <xsd:element ref="ns1:_vti_ItemDeclaredRecord" minOccurs="0"/>
                <xsd:element ref="ns1:_vti_ItemHoldRecordStatus" minOccurs="0"/>
                <xsd:element ref="ns5:TaxKeywordTaxHTField" minOccurs="0"/>
                <xsd:element ref="ns6:MediaServiceMetadata" minOccurs="0"/>
                <xsd:element ref="ns6:MediaServiceFastMetadata" minOccurs="0"/>
                <xsd:element ref="ns6:MediaServiceAutoKeyPoints" minOccurs="0"/>
                <xsd:element ref="ns6:MediaServiceKeyPoints" minOccurs="0"/>
                <xsd:element ref="ns5:SharedWithUsers" minOccurs="0"/>
                <xsd:element ref="ns5:SharedWithDetails" minOccurs="0"/>
                <xsd:element ref="ns6:MediaServiceAutoTags" minOccurs="0"/>
                <xsd:element ref="ns6:MediaServiceGenerationTime" minOccurs="0"/>
                <xsd:element ref="ns6:MediaServiceEventHashCode" minOccurs="0"/>
                <xsd:element ref="ns6:MediaServiceOCR" minOccurs="0"/>
                <xsd:element ref="ns6:MediaLengthInSeconds" minOccurs="0"/>
                <xsd:element ref="ns6:_Flow_SignoffStatus" minOccurs="0"/>
                <xsd:element ref="ns6:MediaServiceDateTaken" minOccurs="0"/>
                <xsd:element ref="ns6:lcf76f155ced4ddcb4097134ff3c332f" minOccurs="0"/>
                <xsd:element ref="ns6:MediaServiceObjectDetectorVersions" minOccurs="0"/>
                <xsd:element ref="ns6: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31" nillable="true" ma:displayName="Declared Record" ma:hidden="true" ma:internalName="_vti_ItemDeclaredRecord" ma:readOnly="true">
      <xsd:simpleType>
        <xsd:restriction base="dms:DateTime"/>
      </xsd:simpleType>
    </xsd:element>
    <xsd:element name="_vti_ItemHoldRecordStatus" ma:index="32" nillable="true" ma:displayName="Hold and Record Status" ma:decimals="0" ma:description="" ma:hidden="true" ma:indexed="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a283e0b-db31-4043-a2ef-b80661bf084a" elementFormDefault="qualified">
    <xsd:import namespace="http://schemas.microsoft.com/office/2006/documentManagement/types"/>
    <xsd:import namespace="http://schemas.microsoft.com/office/infopath/2007/PartnerControls"/>
    <xsd:element name="WrittenBy" ma:index="3" nillable="true" ma:displayName="Written By" ma:description="‘Written By’ is auto-completed with the name of the uploader, but can be edited if you are uploading on behalf of someone else." ma:list="UserInfo" ma:SharePointGroup="0" ma:internalName="WrittenBy"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ontentLanguage" ma:index="4" nillable="true" ma:displayName="Content Language *" ma:default="English" ma:format="RadioButtons" ma:indexed="true" ma:internalName="ContentLanguage" ma:readOnly="false">
      <xsd:simpleType>
        <xsd:restriction base="dms:Choice">
          <xsd:enumeration value="English"/>
          <xsd:enumeration value="French"/>
          <xsd:enumeration value="Spanish"/>
          <xsd:enumeration value="Russian"/>
          <xsd:enumeration value="Chinese"/>
          <xsd:enumeration value="Arabic"/>
          <xsd:enumeration value="other"/>
        </xsd:restriction>
      </xsd:simpleType>
    </xsd:element>
    <xsd:element name="RecipientsEmail" ma:index="9" nillable="true" ma:displayName="Recipients (email)" ma:hidden="true" ma:internalName="RecipientsEmail" ma:readOnly="false">
      <xsd:simpleType>
        <xsd:restriction base="dms:Text">
          <xsd:maxLength value="255"/>
        </xsd:restriction>
      </xsd:simpleType>
    </xsd:element>
    <xsd:element name="SenderEmail" ma:index="10" nillable="true" ma:displayName="Sender (email)" ma:hidden="true" ma:internalName="SenderEmail" ma:readOnly="false">
      <xsd:simpleType>
        <xsd:restriction base="dms:Text">
          <xsd:maxLength value="255"/>
        </xsd:restriction>
      </xsd:simpleType>
    </xsd:element>
    <xsd:element name="DateTransmittedEmail" ma:index="11" nillable="true" ma:displayName="Date transmitted (email)" ma:format="DateTime" ma:hidden="true" ma:internalName="DateTransmittedEmail" ma:readOnly="false">
      <xsd:simpleType>
        <xsd:restriction base="dms:DateTime"/>
      </xsd:simpleType>
    </xsd:element>
    <xsd:element name="k8c968e8c72a4eda96b7e8fdbe192be2" ma:index="12" nillable="true" ma:taxonomy="true" ma:internalName="k8c968e8c72a4eda96b7e8fdbe192be2" ma:taxonomyFieldName="GeographicScope" ma:displayName="Geographic Scope" ma:default="" ma:fieldId="{48c968e8-c72a-4eda-96b7-e8fdbe192be2}" ma:taxonomyMulti="true" ma:sspId="73f51738-d318-4883-9d64-4f0bd0ccc55e" ma:termSetId="0a00fedf-defc-4fe3-a3bf-9929b29a638e" ma:anchorId="00000000-0000-0000-0000-000000000000" ma:open="false" ma:isKeyword="false">
      <xsd:complexType>
        <xsd:sequence>
          <xsd:element ref="pc:Terms" minOccurs="0" maxOccurs="1"/>
        </xsd:sequence>
      </xsd:complexType>
    </xsd:element>
    <xsd:element name="ga975397408f43e4b84ec8e5a598e523" ma:index="16" nillable="true" ma:taxonomy="true" ma:internalName="ga975397408f43e4b84ec8e5a598e523" ma:taxonomyFieldName="OfficeDivision" ma:displayName="Office/Division *" ma:readOnly="false" ma:default="1033;#Lebanon-2490|9edb7c65-e5d5-4e49-90eb-6706d834a52d" ma:fieldId="{0a975397-408f-43e4-b84e-c8e5a598e523}" ma:sspId="73f51738-d318-4883-9d64-4f0bd0ccc55e" ma:termSetId="1761a25e-44f4-4213-964a-f96c515e12cb" ma:anchorId="00000000-0000-0000-0000-000000000000" ma:open="false" ma:isKeyword="false">
      <xsd:complexType>
        <xsd:sequence>
          <xsd:element ref="pc:Terms" minOccurs="0" maxOccurs="1"/>
        </xsd:sequence>
      </xsd:complexType>
    </xsd:element>
    <xsd:element name="mda26ace941f4791a7314a339fee829c" ma:index="17" nillable="true" ma:taxonomy="true" ma:internalName="mda26ace941f4791a7314a339fee829c" ma:taxonomyFieldName="DocumentType" ma:displayName="Document Type *" ma:indexed="true" ma:readOnly="false" ma:default="" ma:fieldId="{6da26ace-941f-4791-a731-4a339fee829c}" ma:sspId="73f51738-d318-4883-9d64-4f0bd0ccc55e" ma:termSetId="f93b6877-8902-4378-8587-5ec85f36ead9" ma:anchorId="00000000-0000-0000-0000-000000000000" ma:open="false" ma:isKeyword="false">
      <xsd:complexType>
        <xsd:sequence>
          <xsd:element ref="pc:Terms" minOccurs="0" maxOccurs="1"/>
        </xsd:sequence>
      </xsd:complexType>
    </xsd:element>
    <xsd:element name="TaxCatchAllLabel" ma:index="18" nillable="true" ma:displayName="Taxonomy Catch All Column1" ma:hidden="true" ma:list="{5146bc70-c42c-4d37-998d-a1adcfd10ada}" ma:internalName="TaxCatchAllLabel" ma:readOnly="true" ma:showField="CatchAllDataLabel" ma:web="1c199220-a943-49f6-9d01-efc2170c8861">
      <xsd:complexType>
        <xsd:complexContent>
          <xsd:extension base="dms:MultiChoiceLookup">
            <xsd:sequence>
              <xsd:element name="Value" type="dms:Lookup" maxOccurs="unbounded" minOccurs="0" nillable="true"/>
            </xsd:sequence>
          </xsd:extension>
        </xsd:complexContent>
      </xsd:complexType>
    </xsd:element>
    <xsd:element name="TaxCatchAll" ma:index="22" nillable="true" ma:displayName="Taxonomy Catch All Column" ma:hidden="true" ma:list="{5146bc70-c42c-4d37-998d-a1adcfd10ada}" ma:internalName="TaxCatchAll" ma:showField="CatchAllData" ma:web="1c199220-a943-49f6-9d01-efc2170c8861">
      <xsd:complexType>
        <xsd:complexContent>
          <xsd:extension base="dms:MultiChoiceLookup">
            <xsd:sequence>
              <xsd:element name="Value" type="dms:Lookup" maxOccurs="unbounded" minOccurs="0" nillable="true"/>
            </xsd:sequence>
          </xsd:extension>
        </xsd:complexContent>
      </xsd:complexType>
    </xsd:element>
    <xsd:element name="h6a71f3e574e4344bc34f3fc9dd20054" ma:index="23" nillable="true" ma:taxonomy="true" ma:internalName="h6a71f3e574e4344bc34f3fc9dd20054" ma:taxonomyFieldName="Topic" ma:displayName="Topic *" ma:readOnly="false" ma:default="" ma:fieldId="{16a71f3e-574e-4344-bc34-f3fc9dd20054}" ma:taxonomyMulti="true" ma:sspId="73f51738-d318-4883-9d64-4f0bd0ccc55e" ma:termSetId="9561e0e6-71cf-4f3c-87c3-08a6b5d907e8" ma:anchorId="00000000-0000-0000-0000-000000000000" ma:open="false" ma:isKeyword="false">
      <xsd:complexType>
        <xsd:sequence>
          <xsd:element ref="pc:Terms" minOccurs="0" maxOccurs="1"/>
        </xsd:sequence>
      </xsd:complexType>
    </xsd:element>
    <xsd:element name="ContentStatus" ma:index="25" nillable="true" ma:displayName="Content Status" ma:description="Optional column to indicate document status: no status, draft, final or expired.​" ma:format="RadioButtons" ma:internalName="ContentStatus">
      <xsd:simpleType>
        <xsd:restriction base="dms:Choice">
          <xsd:enumeration value="­"/>
          <xsd:enumeration value="Draft"/>
          <xsd:enumeration value="Final"/>
          <xsd:enumeration value="Expired"/>
        </xsd:restriction>
      </xsd:simpleType>
    </xsd:element>
    <xsd:element name="j169e817e0ee4eb8974e6fc4a2762909" ma:index="26" nillable="true" ma:taxonomy="true" ma:internalName="j169e817e0ee4eb8974e6fc4a2762909" ma:taxonomyFieldName="CriticalForLongTermRetention" ma:displayName="Critical for long-term retention?" ma:default="" ma:fieldId="{3169e817-e0ee-4eb8-974e-6fc4a2762909}" ma:sspId="73f51738-d318-4883-9d64-4f0bd0ccc55e" ma:termSetId="59f85175-3dbf-4592-9c1d-453af9da4e8b" ma:anchorId="00000000-0000-0000-0000-000000000000" ma:open="false" ma:isKeyword="false">
      <xsd:complexType>
        <xsd:sequence>
          <xsd:element ref="pc:Terms" minOccurs="0" maxOccurs="1"/>
        </xsd:sequence>
      </xsd:complexType>
    </xsd:element>
    <xsd:element name="j048a4f9aaad4a8990a1d5e5f53cb451" ma:index="28" nillable="true" ma:taxonomy="true" ma:internalName="j048a4f9aaad4a8990a1d5e5f53cb451" ma:taxonomyFieldName="SystemDTAC" ma:displayName="System-DT-AC" ma:default="" ma:fieldId="{3048a4f9-aaad-4a89-90a1-d5e5f53cb451}" ma:sspId="73f51738-d318-4883-9d64-4f0bd0ccc55e" ma:termSetId="1e3381f3-a35f-499a-9a3c-017e5423e02a"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CategoryDescription" ma:index="6" nillable="true" ma:displayName="Description" ma:internalName="CategoryDescription">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30" nillable="true" ma:displayName="IconOverlay" ma:hidden="true" ma:internalName="IconOverlay">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c199220-a943-49f6-9d01-efc2170c8861" elementFormDefault="qualified">
    <xsd:import namespace="http://schemas.microsoft.com/office/2006/documentManagement/types"/>
    <xsd:import namespace="http://schemas.microsoft.com/office/infopath/2007/PartnerControls"/>
    <xsd:element name="TaxKeywordTaxHTField" ma:index="33" nillable="true" ma:taxonomy="true" ma:internalName="TaxKeywordTaxHTField" ma:taxonomyFieldName="TaxKeyword" ma:displayName="Enterprise Keywords" ma:fieldId="{23f27201-bee3-471e-b2e7-b64fd8b7ca38}" ma:taxonomyMulti="true" ma:sspId="73f51738-d318-4883-9d64-4f0bd0ccc55e" ma:termSetId="00000000-0000-0000-0000-000000000000" ma:anchorId="00000000-0000-0000-0000-000000000000" ma:open="true" ma:isKeyword="true">
      <xsd:complexType>
        <xsd:sequence>
          <xsd:element ref="pc:Terms" minOccurs="0" maxOccurs="1"/>
        </xsd:sequence>
      </xsd:complexType>
    </xsd:element>
    <xsd:element name="SharedWithUsers" ma:index="3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40"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c93ef4b-faf8-44c1-9583-46ef4f950568" elementFormDefault="qualified">
    <xsd:import namespace="http://schemas.microsoft.com/office/2006/documentManagement/types"/>
    <xsd:import namespace="http://schemas.microsoft.com/office/infopath/2007/PartnerControls"/>
    <xsd:element name="MediaServiceMetadata" ma:index="35" nillable="true" ma:displayName="MediaServiceMetadata" ma:hidden="true" ma:internalName="MediaServiceMetadata" ma:readOnly="true">
      <xsd:simpleType>
        <xsd:restriction base="dms:Note"/>
      </xsd:simpleType>
    </xsd:element>
    <xsd:element name="MediaServiceFastMetadata" ma:index="36" nillable="true" ma:displayName="MediaServiceFastMetadata" ma:hidden="true" ma:internalName="MediaServiceFastMetadata" ma:readOnly="true">
      <xsd:simpleType>
        <xsd:restriction base="dms:Note"/>
      </xsd:simpleType>
    </xsd:element>
    <xsd:element name="MediaServiceAutoKeyPoints" ma:index="37" nillable="true" ma:displayName="MediaServiceAutoKeyPoints" ma:hidden="true" ma:internalName="MediaServiceAutoKeyPoints" ma:readOnly="true">
      <xsd:simpleType>
        <xsd:restriction base="dms:Note"/>
      </xsd:simpleType>
    </xsd:element>
    <xsd:element name="MediaServiceKeyPoints" ma:index="38" nillable="true" ma:displayName="KeyPoints" ma:internalName="MediaServiceKeyPoints" ma:readOnly="true">
      <xsd:simpleType>
        <xsd:restriction base="dms:Note">
          <xsd:maxLength value="255"/>
        </xsd:restriction>
      </xsd:simpleType>
    </xsd:element>
    <xsd:element name="MediaServiceAutoTags" ma:index="41" nillable="true" ma:displayName="Tags" ma:internalName="MediaServiceAutoTags" ma:readOnly="true">
      <xsd:simpleType>
        <xsd:restriction base="dms:Text"/>
      </xsd:simpleType>
    </xsd:element>
    <xsd:element name="MediaServiceGenerationTime" ma:index="42" nillable="true" ma:displayName="MediaServiceGenerationTime" ma:hidden="true" ma:internalName="MediaServiceGenerationTime" ma:readOnly="true">
      <xsd:simpleType>
        <xsd:restriction base="dms:Text"/>
      </xsd:simpleType>
    </xsd:element>
    <xsd:element name="MediaServiceEventHashCode" ma:index="43" nillable="true" ma:displayName="MediaServiceEventHashCode" ma:hidden="true" ma:internalName="MediaServiceEventHashCode" ma:readOnly="true">
      <xsd:simpleType>
        <xsd:restriction base="dms:Text"/>
      </xsd:simpleType>
    </xsd:element>
    <xsd:element name="MediaServiceOCR" ma:index="44" nillable="true" ma:displayName="Extracted Text" ma:internalName="MediaServiceOCR" ma:readOnly="true">
      <xsd:simpleType>
        <xsd:restriction base="dms:Note">
          <xsd:maxLength value="255"/>
        </xsd:restriction>
      </xsd:simpleType>
    </xsd:element>
    <xsd:element name="MediaLengthInSeconds" ma:index="45" nillable="true" ma:displayName="MediaLengthInSeconds" ma:hidden="true" ma:internalName="MediaLengthInSeconds" ma:readOnly="true">
      <xsd:simpleType>
        <xsd:restriction base="dms:Unknown"/>
      </xsd:simpleType>
    </xsd:element>
    <xsd:element name="_Flow_SignoffStatus" ma:index="46" nillable="true" ma:displayName="Sign-off status" ma:internalName="Sign_x002d_off_x0020_status">
      <xsd:simpleType>
        <xsd:restriction base="dms:Text"/>
      </xsd:simpleType>
    </xsd:element>
    <xsd:element name="MediaServiceDateTaken" ma:index="47" nillable="true" ma:displayName="MediaServiceDateTaken" ma:hidden="true" ma:internalName="MediaServiceDateTaken" ma:readOnly="true">
      <xsd:simpleType>
        <xsd:restriction base="dms:Text"/>
      </xsd:simpleType>
    </xsd:element>
    <xsd:element name="lcf76f155ced4ddcb4097134ff3c332f" ma:index="49" nillable="true" ma:taxonomy="true" ma:internalName="lcf76f155ced4ddcb4097134ff3c332f" ma:taxonomyFieldName="MediaServiceImageTags" ma:displayName="Image Tags" ma:readOnly="false" ma:fieldId="{5cf76f15-5ced-4ddc-b409-7134ff3c332f}" ma:taxonomyMulti="true" ma:sspId="73f51738-d318-4883-9d64-4f0bd0ccc55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50" nillable="true" ma:displayName="MediaServiceObjectDetectorVersions" ma:hidden="true" ma:indexed="true" ma:internalName="MediaServiceObjectDetectorVersions" ma:readOnly="true">
      <xsd:simpleType>
        <xsd:restriction base="dms:Text"/>
      </xsd:simpleType>
    </xsd:element>
    <xsd:element name="MediaServiceSearchProperties" ma:index="5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SharedContentType xmlns="Microsoft.SharePoint.Taxonomy.ContentTypeSync" SourceId="73f51738-d318-4883-9d64-4f0bd0ccc55e" ContentTypeId="0x0101009BA85F8052A6DA4FA3E31FF9F74C6970" PreviousValue="false"/>
</file>

<file path=customXml/item7.xml><?xml version="1.0" encoding="utf-8"?>
<?mso-contentType ?>
<spe:Receivers xmlns:spe="http://schemas.microsoft.com/sharepoint/events"/>
</file>

<file path=customXml/item8.xml><?xml version="1.0" encoding="utf-8"?>
<?mso-contentType ?>
<customXsn xmlns="http://schemas.microsoft.com/office/2006/metadata/customXsn">
  <xsnLocation/>
  <cached>True</cached>
  <openByDefault>True</openByDefault>
  <xsnScope/>
</customXs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F6D8F56-E1CE-4B52-AF65-00CB82F16F7C}">
  <ds:schemaRefs>
    <ds:schemaRef ds:uri="http://schemas.openxmlformats.org/officeDocument/2006/bibliography"/>
  </ds:schemaRefs>
</ds:datastoreItem>
</file>

<file path=customXml/itemProps3.xml><?xml version="1.0" encoding="utf-8"?>
<ds:datastoreItem xmlns:ds="http://schemas.openxmlformats.org/officeDocument/2006/customXml" ds:itemID="{94823B4E-276C-4EAE-9B2C-C9553C4C3EDB}">
  <ds:schemaRefs>
    <ds:schemaRef ds:uri="http://schemas.microsoft.com/sharepoint/v3/contenttype/forms"/>
  </ds:schemaRefs>
</ds:datastoreItem>
</file>

<file path=customXml/itemProps4.xml><?xml version="1.0" encoding="utf-8"?>
<ds:datastoreItem xmlns:ds="http://schemas.openxmlformats.org/officeDocument/2006/customXml" ds:itemID="{C392372A-A4C7-40EF-890E-AA5512061DE9}">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54EDC09C-5549-4C24-AD81-4059DBF547F1}"/>
</file>

<file path=customXml/itemProps6.xml><?xml version="1.0" encoding="utf-8"?>
<ds:datastoreItem xmlns:ds="http://schemas.openxmlformats.org/officeDocument/2006/customXml" ds:itemID="{ED667838-1F90-4F92-A803-E23C26AC3B1A}"/>
</file>

<file path=customXml/itemProps7.xml><?xml version="1.0" encoding="utf-8"?>
<ds:datastoreItem xmlns:ds="http://schemas.openxmlformats.org/officeDocument/2006/customXml" ds:itemID="{DD5C6AF9-09A0-4A47-B0D1-47DF3224DADB}"/>
</file>

<file path=customXml/itemProps8.xml><?xml version="1.0" encoding="utf-8"?>
<ds:datastoreItem xmlns:ds="http://schemas.openxmlformats.org/officeDocument/2006/customXml" ds:itemID="{6380A53E-392C-4CDB-BAF6-0DD5A55F54E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UNICEF</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Guidance Note for use of Strengths and Difficulties Questionnaire (SDQ) in pre-and post-assessment of focus PSS support programmes for children 2020 -2021</dc:title>
  <dc:subject>Prepared by</dc:subject>
  <dc:creator>Roula Abi saad – Sahar al amine – Ali chamseddine</dc:creator>
  <cp:lastModifiedBy>Noria Nabaa</cp:lastModifiedBy>
  <cp:revision>11</cp:revision>
  <cp:lastPrinted>2017-02-28T13:36:00Z</cp:lastPrinted>
  <dcterms:created xsi:type="dcterms:W3CDTF">2021-07-28T06:30:00Z</dcterms:created>
  <dcterms:modified xsi:type="dcterms:W3CDTF">2021-09-10T08:29:00Z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0x0101009BA85F8052A6DA4FA3E31FF9F74C6970000DD5ABFA1C76354194E16E99FD2ECA33</vt:lpwstr>
  </property>
  <property fmtid="{D5CDD505-2E9C-101B-9397-08002B2CF9AE}" pid="3" name="OfficeDivision">
    <vt:lpwstr>3;#Lebanon-2490|9edb7c65-e5d5-4e49-90eb-6706d834a52d</vt:lpwstr>
  </property>
  <property fmtid="{D5CDD505-2E9C-101B-9397-08002B2CF9AE}" pid="4" name="SystemDTAC">
    <vt:lpwstr/>
  </property>
  <property fmtid="{D5CDD505-2E9C-101B-9397-08002B2CF9AE}" pid="5" name="TaxKeyword">
    <vt:lpwstr/>
  </property>
  <property fmtid="{D5CDD505-2E9C-101B-9397-08002B2CF9AE}" pid="6" name="Topic">
    <vt:lpwstr/>
  </property>
  <property fmtid="{D5CDD505-2E9C-101B-9397-08002B2CF9AE}" pid="7" name="CriticalForLongTermRetention">
    <vt:lpwstr/>
  </property>
  <property fmtid="{D5CDD505-2E9C-101B-9397-08002B2CF9AE}" pid="8" name="DocumentType">
    <vt:lpwstr/>
  </property>
  <property fmtid="{D5CDD505-2E9C-101B-9397-08002B2CF9AE}" pid="9" name="GeographicScope">
    <vt:lpwstr/>
  </property>
</Properties>
</file>